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E9B40" w14:textId="77777777" w:rsidR="004A2E15" w:rsidRDefault="00000000">
      <w:pPr>
        <w:rPr>
          <w:rFonts w:ascii="宋体" w:hAnsi="宋体"/>
          <w:color w:val="000000"/>
        </w:rPr>
      </w:pPr>
      <w:r>
        <w:rPr>
          <w:noProof/>
          <w:color w:val="000000"/>
        </w:rPr>
        <w:drawing>
          <wp:anchor distT="0" distB="0" distL="114300" distR="114300" simplePos="0" relativeHeight="251660288" behindDoc="1" locked="0" layoutInCell="1" allowOverlap="1" wp14:anchorId="12E23885" wp14:editId="0B9F1033">
            <wp:simplePos x="0" y="0"/>
            <wp:positionH relativeFrom="column">
              <wp:posOffset>-960120</wp:posOffset>
            </wp:positionH>
            <wp:positionV relativeFrom="paragraph">
              <wp:posOffset>-609600</wp:posOffset>
            </wp:positionV>
            <wp:extent cx="7424420" cy="10495280"/>
            <wp:effectExtent l="0" t="0" r="0" b="0"/>
            <wp:wrapNone/>
            <wp:docPr id="1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7424420" cy="10495280"/>
                    </a:xfrm>
                    <a:prstGeom prst="rect">
                      <a:avLst/>
                    </a:prstGeom>
                    <a:noFill/>
                    <a:ln>
                      <a:noFill/>
                    </a:ln>
                  </pic:spPr>
                </pic:pic>
              </a:graphicData>
            </a:graphic>
          </wp:anchor>
        </w:drawing>
      </w:r>
      <w:r>
        <w:rPr>
          <w:noProof/>
          <w:color w:val="000000"/>
        </w:rPr>
        <w:drawing>
          <wp:anchor distT="0" distB="0" distL="114300" distR="114300" simplePos="0" relativeHeight="251659264" behindDoc="1" locked="0" layoutInCell="1" allowOverlap="1" wp14:anchorId="703D2BBF" wp14:editId="75C43991">
            <wp:simplePos x="0" y="0"/>
            <wp:positionH relativeFrom="column">
              <wp:posOffset>-972185</wp:posOffset>
            </wp:positionH>
            <wp:positionV relativeFrom="paragraph">
              <wp:posOffset>-405765</wp:posOffset>
            </wp:positionV>
            <wp:extent cx="7359650" cy="10401300"/>
            <wp:effectExtent l="0" t="0" r="0" b="0"/>
            <wp:wrapNone/>
            <wp:docPr id="107" name="图片 33" descr="说明: c副本 拷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33" descr="说明: c副本 拷贝"/>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359650" cy="10401300"/>
                    </a:xfrm>
                    <a:prstGeom prst="rect">
                      <a:avLst/>
                    </a:prstGeom>
                    <a:noFill/>
                    <a:ln>
                      <a:noFill/>
                    </a:ln>
                  </pic:spPr>
                </pic:pic>
              </a:graphicData>
            </a:graphic>
          </wp:anchor>
        </w:drawing>
      </w:r>
    </w:p>
    <w:p w14:paraId="7EB6A363" w14:textId="77777777" w:rsidR="004A2E15" w:rsidRDefault="004A2E15">
      <w:pPr>
        <w:rPr>
          <w:rFonts w:ascii="宋体" w:hAnsi="宋体"/>
          <w:color w:val="000000"/>
        </w:rPr>
      </w:pPr>
    </w:p>
    <w:p w14:paraId="3FA7158F" w14:textId="77777777" w:rsidR="004A2E15" w:rsidRDefault="004A2E15">
      <w:pPr>
        <w:rPr>
          <w:rFonts w:ascii="宋体" w:hAnsi="宋体"/>
          <w:color w:val="000000"/>
        </w:rPr>
      </w:pPr>
    </w:p>
    <w:p w14:paraId="07F2EDE3" w14:textId="77777777" w:rsidR="004A2E15" w:rsidRDefault="004A2E15">
      <w:pPr>
        <w:rPr>
          <w:rFonts w:ascii="宋体" w:hAnsi="宋体"/>
          <w:color w:val="000000"/>
        </w:rPr>
      </w:pPr>
    </w:p>
    <w:p w14:paraId="0D9CD644" w14:textId="77777777" w:rsidR="004A2E15" w:rsidRDefault="004A2E15">
      <w:pPr>
        <w:rPr>
          <w:rFonts w:ascii="宋体" w:hAnsi="宋体"/>
          <w:color w:val="000000"/>
        </w:rPr>
      </w:pPr>
    </w:p>
    <w:p w14:paraId="54D4960A" w14:textId="77777777" w:rsidR="004A2E15" w:rsidRDefault="004A2E15">
      <w:pPr>
        <w:rPr>
          <w:rFonts w:ascii="宋体" w:hAnsi="宋体"/>
          <w:color w:val="000000"/>
        </w:rPr>
      </w:pPr>
    </w:p>
    <w:p w14:paraId="7A8CE555" w14:textId="77777777" w:rsidR="004A2E15" w:rsidRDefault="004A2E15">
      <w:pPr>
        <w:rPr>
          <w:rFonts w:ascii="宋体" w:hAnsi="宋体"/>
          <w:color w:val="000000"/>
        </w:rPr>
      </w:pPr>
    </w:p>
    <w:p w14:paraId="0A46D6B5" w14:textId="77777777" w:rsidR="004A2E15" w:rsidRDefault="004A2E15">
      <w:pPr>
        <w:rPr>
          <w:rFonts w:ascii="宋体" w:hAnsi="宋体"/>
          <w:color w:val="000000"/>
        </w:rPr>
      </w:pPr>
    </w:p>
    <w:p w14:paraId="5AA795B9" w14:textId="77777777" w:rsidR="004A2E15" w:rsidRDefault="004A2E15">
      <w:pPr>
        <w:rPr>
          <w:rFonts w:ascii="宋体" w:hAnsi="宋体"/>
          <w:color w:val="000000"/>
        </w:rPr>
      </w:pPr>
    </w:p>
    <w:p w14:paraId="6A27CE58" w14:textId="77777777" w:rsidR="004A2E15" w:rsidRDefault="004A2E15">
      <w:pPr>
        <w:rPr>
          <w:rFonts w:ascii="宋体" w:hAnsi="宋体"/>
          <w:color w:val="000000"/>
        </w:rPr>
      </w:pPr>
    </w:p>
    <w:p w14:paraId="1423F4A4" w14:textId="77777777" w:rsidR="004A2E15" w:rsidRDefault="004A2E15">
      <w:pPr>
        <w:rPr>
          <w:rFonts w:ascii="宋体" w:hAnsi="宋体"/>
          <w:color w:val="000000"/>
        </w:rPr>
      </w:pPr>
    </w:p>
    <w:p w14:paraId="426CF5EB" w14:textId="77777777" w:rsidR="004A2E15" w:rsidRDefault="004A2E15">
      <w:pPr>
        <w:rPr>
          <w:rFonts w:ascii="宋体" w:hAnsi="宋体"/>
          <w:color w:val="000000"/>
        </w:rPr>
      </w:pPr>
    </w:p>
    <w:p w14:paraId="69231701" w14:textId="77777777" w:rsidR="004A2E15" w:rsidRDefault="004A2E15">
      <w:pPr>
        <w:rPr>
          <w:rFonts w:ascii="宋体" w:hAnsi="宋体"/>
          <w:color w:val="000000"/>
        </w:rPr>
      </w:pPr>
    </w:p>
    <w:p w14:paraId="02366B04" w14:textId="77777777" w:rsidR="004A2E15" w:rsidRDefault="004A2E15">
      <w:pPr>
        <w:rPr>
          <w:rFonts w:ascii="宋体" w:hAnsi="宋体"/>
          <w:color w:val="000000"/>
        </w:rPr>
      </w:pPr>
    </w:p>
    <w:p w14:paraId="7CB43045" w14:textId="77777777" w:rsidR="004A2E15" w:rsidRDefault="004A2E15">
      <w:pPr>
        <w:rPr>
          <w:rFonts w:ascii="宋体" w:hAnsi="宋体"/>
          <w:color w:val="000000"/>
        </w:rPr>
      </w:pPr>
    </w:p>
    <w:p w14:paraId="27ACD3A3" w14:textId="77777777" w:rsidR="004A2E15" w:rsidRDefault="004A2E15">
      <w:pPr>
        <w:rPr>
          <w:rFonts w:ascii="宋体" w:hAnsi="宋体"/>
          <w:color w:val="000000"/>
        </w:rPr>
      </w:pPr>
    </w:p>
    <w:p w14:paraId="2C3FD57B" w14:textId="77777777" w:rsidR="004A2E15" w:rsidRDefault="004A2E15">
      <w:pPr>
        <w:rPr>
          <w:rFonts w:ascii="宋体" w:hAnsi="宋体"/>
          <w:color w:val="000000"/>
        </w:rPr>
      </w:pPr>
    </w:p>
    <w:p w14:paraId="27ED8B2E" w14:textId="77777777" w:rsidR="004A2E15" w:rsidRDefault="004A2E15">
      <w:pPr>
        <w:rPr>
          <w:rFonts w:ascii="宋体" w:hAnsi="宋体"/>
          <w:color w:val="000000"/>
        </w:rPr>
      </w:pPr>
    </w:p>
    <w:p w14:paraId="5F011FBA" w14:textId="77777777" w:rsidR="004A2E15" w:rsidRDefault="004A2E15">
      <w:pPr>
        <w:rPr>
          <w:rFonts w:ascii="宋体" w:hAnsi="宋体"/>
          <w:color w:val="000000"/>
        </w:rPr>
      </w:pPr>
    </w:p>
    <w:p w14:paraId="492B0F5E" w14:textId="77777777" w:rsidR="004A2E15" w:rsidRDefault="004A2E15">
      <w:pPr>
        <w:rPr>
          <w:rFonts w:ascii="宋体" w:hAnsi="宋体"/>
          <w:color w:val="000000"/>
        </w:rPr>
      </w:pPr>
    </w:p>
    <w:p w14:paraId="13F9591A" w14:textId="77777777" w:rsidR="004A2E15" w:rsidRDefault="004A2E15">
      <w:pPr>
        <w:rPr>
          <w:rFonts w:ascii="宋体" w:hAnsi="宋体"/>
          <w:color w:val="000000"/>
        </w:rPr>
      </w:pPr>
    </w:p>
    <w:p w14:paraId="5FDBE6A7" w14:textId="77777777" w:rsidR="004A2E15" w:rsidRDefault="004A2E15">
      <w:pPr>
        <w:spacing w:line="700" w:lineRule="exact"/>
        <w:ind w:firstLineChars="563" w:firstLine="1689"/>
        <w:rPr>
          <w:rFonts w:ascii="黑体" w:eastAsia="黑体"/>
          <w:bCs/>
          <w:color w:val="000000"/>
          <w:sz w:val="30"/>
          <w:szCs w:val="28"/>
        </w:rPr>
      </w:pPr>
    </w:p>
    <w:tbl>
      <w:tblPr>
        <w:tblpPr w:leftFromText="180" w:rightFromText="180" w:vertAnchor="text" w:tblpX="1276"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3"/>
        <w:gridCol w:w="850"/>
        <w:gridCol w:w="3970"/>
      </w:tblGrid>
      <w:tr w:rsidR="004A2E15" w14:paraId="3029E594" w14:textId="77777777">
        <w:trPr>
          <w:trHeight w:hRule="exact" w:val="709"/>
        </w:trPr>
        <w:tc>
          <w:tcPr>
            <w:tcW w:w="1843" w:type="dxa"/>
            <w:tcBorders>
              <w:top w:val="nil"/>
              <w:left w:val="nil"/>
              <w:bottom w:val="nil"/>
              <w:right w:val="nil"/>
            </w:tcBorders>
            <w:tcMar>
              <w:left w:w="108" w:type="dxa"/>
              <w:right w:w="0" w:type="dxa"/>
            </w:tcMar>
            <w:vAlign w:val="bottom"/>
          </w:tcPr>
          <w:p w14:paraId="122C74F4" w14:textId="77777777" w:rsidR="004A2E15" w:rsidRDefault="00000000">
            <w:pPr>
              <w:spacing w:before="120" w:after="120"/>
              <w:jc w:val="left"/>
              <w:rPr>
                <w:rFonts w:ascii="黑体" w:eastAsia="黑体" w:hAnsi="黑体"/>
                <w:color w:val="000000"/>
                <w:sz w:val="32"/>
                <w:szCs w:val="28"/>
              </w:rPr>
            </w:pPr>
            <w:r>
              <w:rPr>
                <w:rFonts w:ascii="黑体" w:eastAsia="黑体" w:hAnsi="黑体" w:hint="eastAsia"/>
                <w:color w:val="000000"/>
                <w:sz w:val="32"/>
                <w:szCs w:val="28"/>
              </w:rPr>
              <w:t>题    目</w:t>
            </w:r>
            <w:r>
              <w:rPr>
                <w:rFonts w:ascii="黑体" w:eastAsia="黑体" w:hAnsi="黑体"/>
                <w:color w:val="000000"/>
                <w:sz w:val="32"/>
                <w:szCs w:val="28"/>
              </w:rPr>
              <w:t>：</w:t>
            </w:r>
          </w:p>
        </w:tc>
        <w:tc>
          <w:tcPr>
            <w:tcW w:w="4820" w:type="dxa"/>
            <w:gridSpan w:val="2"/>
            <w:tcBorders>
              <w:top w:val="nil"/>
              <w:left w:val="nil"/>
              <w:bottom w:val="single" w:sz="4" w:space="0" w:color="auto"/>
              <w:right w:val="nil"/>
            </w:tcBorders>
            <w:tcMar>
              <w:left w:w="108" w:type="dxa"/>
              <w:right w:w="0" w:type="dxa"/>
            </w:tcMar>
            <w:vAlign w:val="bottom"/>
          </w:tcPr>
          <w:p w14:paraId="4E8F77C7" w14:textId="77777777" w:rsidR="004A2E15" w:rsidRDefault="00000000">
            <w:pPr>
              <w:spacing w:before="120" w:after="120"/>
              <w:jc w:val="center"/>
              <w:rPr>
                <w:rFonts w:ascii="黑体" w:eastAsia="黑体"/>
                <w:bCs/>
                <w:color w:val="000000"/>
                <w:sz w:val="30"/>
                <w:szCs w:val="30"/>
              </w:rPr>
            </w:pPr>
            <w:r>
              <w:rPr>
                <w:rFonts w:ascii="黑体" w:eastAsia="黑体"/>
                <w:bCs/>
                <w:color w:val="000000"/>
                <w:sz w:val="30"/>
                <w:szCs w:val="30"/>
              </w:rPr>
              <w:t>基于Spring Boot的柜门板材切割</w:t>
            </w:r>
          </w:p>
          <w:p w14:paraId="70F2DD8A" w14:textId="77777777" w:rsidR="004A2E15" w:rsidRDefault="004A2E15">
            <w:pPr>
              <w:spacing w:before="120" w:after="120"/>
              <w:jc w:val="center"/>
              <w:rPr>
                <w:rFonts w:ascii="黑体" w:eastAsia="黑体" w:hAnsi="黑体"/>
                <w:color w:val="000000"/>
                <w:sz w:val="30"/>
                <w:szCs w:val="30"/>
              </w:rPr>
            </w:pPr>
          </w:p>
        </w:tc>
      </w:tr>
      <w:tr w:rsidR="004A2E15" w14:paraId="4302D401" w14:textId="77777777">
        <w:trPr>
          <w:trHeight w:hRule="exact" w:val="709"/>
        </w:trPr>
        <w:tc>
          <w:tcPr>
            <w:tcW w:w="1843" w:type="dxa"/>
            <w:tcBorders>
              <w:top w:val="nil"/>
              <w:left w:val="nil"/>
              <w:bottom w:val="nil"/>
              <w:right w:val="nil"/>
            </w:tcBorders>
            <w:tcMar>
              <w:left w:w="108" w:type="dxa"/>
              <w:right w:w="0" w:type="dxa"/>
            </w:tcMar>
            <w:vAlign w:val="bottom"/>
          </w:tcPr>
          <w:p w14:paraId="52592EB7" w14:textId="77777777" w:rsidR="004A2E15" w:rsidRDefault="004A2E15">
            <w:pPr>
              <w:spacing w:before="120" w:after="120"/>
              <w:ind w:firstLine="1157"/>
              <w:jc w:val="distribute"/>
              <w:rPr>
                <w:rFonts w:ascii="黑体" w:eastAsia="黑体" w:hAnsi="黑体"/>
                <w:color w:val="000000"/>
                <w:sz w:val="32"/>
                <w:szCs w:val="28"/>
              </w:rPr>
            </w:pPr>
          </w:p>
        </w:tc>
        <w:tc>
          <w:tcPr>
            <w:tcW w:w="4820" w:type="dxa"/>
            <w:gridSpan w:val="2"/>
            <w:tcBorders>
              <w:left w:val="nil"/>
              <w:bottom w:val="single" w:sz="4" w:space="0" w:color="auto"/>
              <w:right w:val="nil"/>
            </w:tcBorders>
            <w:tcMar>
              <w:left w:w="108" w:type="dxa"/>
              <w:right w:w="0" w:type="dxa"/>
            </w:tcMar>
            <w:vAlign w:val="bottom"/>
          </w:tcPr>
          <w:p w14:paraId="4261F50D" w14:textId="77777777" w:rsidR="004A2E15" w:rsidRDefault="00000000">
            <w:pPr>
              <w:spacing w:before="120" w:after="120"/>
              <w:jc w:val="center"/>
              <w:rPr>
                <w:rFonts w:ascii="黑体" w:eastAsia="黑体" w:hAnsi="黑体"/>
                <w:color w:val="000000"/>
                <w:sz w:val="30"/>
                <w:szCs w:val="30"/>
              </w:rPr>
            </w:pPr>
            <w:r>
              <w:rPr>
                <w:rFonts w:ascii="黑体" w:eastAsia="黑体"/>
                <w:bCs/>
                <w:color w:val="000000"/>
                <w:sz w:val="30"/>
                <w:szCs w:val="30"/>
              </w:rPr>
              <w:t>排版系统设计与实现</w:t>
            </w:r>
          </w:p>
        </w:tc>
      </w:tr>
      <w:tr w:rsidR="004A2E15" w14:paraId="1F26B0DA" w14:textId="77777777">
        <w:trPr>
          <w:trHeight w:hRule="exact" w:val="709"/>
        </w:trPr>
        <w:tc>
          <w:tcPr>
            <w:tcW w:w="1843" w:type="dxa"/>
            <w:tcBorders>
              <w:top w:val="nil"/>
              <w:left w:val="nil"/>
              <w:bottom w:val="nil"/>
              <w:right w:val="nil"/>
            </w:tcBorders>
            <w:tcMar>
              <w:left w:w="108" w:type="dxa"/>
              <w:right w:w="0" w:type="dxa"/>
            </w:tcMar>
            <w:vAlign w:val="bottom"/>
          </w:tcPr>
          <w:p w14:paraId="5E8C13DC" w14:textId="77777777" w:rsidR="004A2E15" w:rsidRDefault="00000000">
            <w:pPr>
              <w:spacing w:before="120" w:after="120"/>
              <w:jc w:val="left"/>
              <w:rPr>
                <w:rFonts w:ascii="黑体" w:eastAsia="黑体" w:hAnsi="黑体"/>
                <w:color w:val="000000"/>
                <w:sz w:val="32"/>
                <w:szCs w:val="28"/>
              </w:rPr>
            </w:pPr>
            <w:r>
              <w:rPr>
                <w:rFonts w:ascii="黑体" w:eastAsia="黑体" w:hAnsi="黑体" w:hint="eastAsia"/>
                <w:color w:val="000000"/>
                <w:sz w:val="32"/>
                <w:szCs w:val="28"/>
              </w:rPr>
              <w:t>学    院</w:t>
            </w:r>
            <w:r>
              <w:rPr>
                <w:rFonts w:ascii="黑体" w:eastAsia="黑体" w:hAnsi="黑体"/>
                <w:color w:val="000000"/>
                <w:sz w:val="32"/>
                <w:szCs w:val="28"/>
              </w:rPr>
              <w:t>：</w:t>
            </w:r>
          </w:p>
        </w:tc>
        <w:tc>
          <w:tcPr>
            <w:tcW w:w="4820" w:type="dxa"/>
            <w:gridSpan w:val="2"/>
            <w:tcBorders>
              <w:left w:val="nil"/>
              <w:bottom w:val="single" w:sz="4" w:space="0" w:color="auto"/>
              <w:right w:val="nil"/>
            </w:tcBorders>
            <w:tcMar>
              <w:left w:w="108" w:type="dxa"/>
              <w:right w:w="0" w:type="dxa"/>
            </w:tcMar>
            <w:vAlign w:val="bottom"/>
          </w:tcPr>
          <w:p w14:paraId="3EE2D589" w14:textId="77777777" w:rsidR="004A2E15" w:rsidRDefault="00000000">
            <w:pPr>
              <w:spacing w:before="120" w:after="120"/>
              <w:jc w:val="center"/>
              <w:rPr>
                <w:rFonts w:ascii="黑体" w:eastAsia="黑体" w:hAnsi="黑体"/>
                <w:color w:val="000000"/>
                <w:sz w:val="30"/>
                <w:szCs w:val="30"/>
              </w:rPr>
            </w:pPr>
            <w:r>
              <w:rPr>
                <w:rFonts w:ascii="黑体" w:eastAsia="黑体" w:hAnsi="黑体" w:hint="eastAsia"/>
                <w:color w:val="000000"/>
                <w:sz w:val="30"/>
                <w:szCs w:val="30"/>
              </w:rPr>
              <w:t>计算机与信息学院</w:t>
            </w:r>
          </w:p>
        </w:tc>
      </w:tr>
      <w:tr w:rsidR="004A2E15" w14:paraId="62E6A897" w14:textId="77777777">
        <w:trPr>
          <w:trHeight w:hRule="exact" w:val="709"/>
        </w:trPr>
        <w:tc>
          <w:tcPr>
            <w:tcW w:w="1843" w:type="dxa"/>
            <w:tcBorders>
              <w:top w:val="nil"/>
              <w:left w:val="nil"/>
              <w:bottom w:val="nil"/>
              <w:right w:val="nil"/>
            </w:tcBorders>
            <w:tcMar>
              <w:left w:w="108" w:type="dxa"/>
              <w:right w:w="0" w:type="dxa"/>
            </w:tcMar>
            <w:vAlign w:val="bottom"/>
          </w:tcPr>
          <w:p w14:paraId="2A5B6AFF" w14:textId="77777777" w:rsidR="004A2E15" w:rsidRDefault="00000000">
            <w:pPr>
              <w:spacing w:before="120" w:after="120"/>
              <w:jc w:val="left"/>
              <w:rPr>
                <w:rFonts w:ascii="黑体" w:eastAsia="黑体" w:hAnsi="黑体"/>
                <w:color w:val="000000"/>
                <w:sz w:val="32"/>
                <w:szCs w:val="28"/>
              </w:rPr>
            </w:pPr>
            <w:r>
              <w:rPr>
                <w:rFonts w:ascii="黑体" w:eastAsia="黑体" w:hAnsi="黑体" w:hint="eastAsia"/>
                <w:color w:val="000000"/>
                <w:sz w:val="32"/>
                <w:szCs w:val="28"/>
              </w:rPr>
              <w:t>专业</w:t>
            </w:r>
            <w:r>
              <w:rPr>
                <w:rFonts w:ascii="黑体" w:eastAsia="黑体" w:hAnsi="黑体"/>
                <w:color w:val="000000"/>
                <w:sz w:val="32"/>
                <w:szCs w:val="28"/>
              </w:rPr>
              <w:t>年级</w:t>
            </w:r>
            <w:r>
              <w:rPr>
                <w:rFonts w:ascii="黑体" w:eastAsia="黑体" w:hAnsi="黑体" w:hint="eastAsia"/>
                <w:color w:val="000000"/>
                <w:sz w:val="32"/>
                <w:szCs w:val="28"/>
              </w:rPr>
              <w:t>：</w:t>
            </w:r>
          </w:p>
        </w:tc>
        <w:tc>
          <w:tcPr>
            <w:tcW w:w="4820" w:type="dxa"/>
            <w:gridSpan w:val="2"/>
            <w:tcBorders>
              <w:left w:val="nil"/>
              <w:bottom w:val="single" w:sz="4" w:space="0" w:color="auto"/>
              <w:right w:val="nil"/>
            </w:tcBorders>
            <w:tcMar>
              <w:left w:w="108" w:type="dxa"/>
              <w:right w:w="0" w:type="dxa"/>
            </w:tcMar>
            <w:vAlign w:val="bottom"/>
          </w:tcPr>
          <w:p w14:paraId="10247D46" w14:textId="77777777" w:rsidR="004A2E15" w:rsidRDefault="00000000">
            <w:pPr>
              <w:spacing w:before="120" w:after="120"/>
              <w:jc w:val="center"/>
              <w:rPr>
                <w:rFonts w:ascii="黑体" w:eastAsia="黑体" w:hAnsi="黑体"/>
                <w:color w:val="000000"/>
                <w:sz w:val="30"/>
                <w:szCs w:val="30"/>
              </w:rPr>
            </w:pPr>
            <w:r>
              <w:rPr>
                <w:rFonts w:ascii="黑体" w:eastAsia="黑体" w:hint="eastAsia"/>
                <w:bCs/>
                <w:color w:val="000000"/>
                <w:sz w:val="30"/>
                <w:szCs w:val="30"/>
              </w:rPr>
              <w:t>软件工程专业2022级</w:t>
            </w:r>
          </w:p>
        </w:tc>
      </w:tr>
      <w:tr w:rsidR="004A2E15" w14:paraId="2D90E4E0" w14:textId="77777777">
        <w:trPr>
          <w:trHeight w:hRule="exact" w:val="709"/>
        </w:trPr>
        <w:tc>
          <w:tcPr>
            <w:tcW w:w="1843" w:type="dxa"/>
            <w:tcBorders>
              <w:top w:val="nil"/>
              <w:left w:val="nil"/>
              <w:bottom w:val="nil"/>
              <w:right w:val="nil"/>
            </w:tcBorders>
            <w:tcMar>
              <w:left w:w="108" w:type="dxa"/>
              <w:right w:w="0" w:type="dxa"/>
            </w:tcMar>
            <w:vAlign w:val="bottom"/>
          </w:tcPr>
          <w:p w14:paraId="45DE919B" w14:textId="77777777" w:rsidR="004A2E15" w:rsidRDefault="00000000">
            <w:pPr>
              <w:spacing w:before="120" w:after="120"/>
              <w:jc w:val="left"/>
              <w:rPr>
                <w:rFonts w:ascii="黑体" w:eastAsia="黑体" w:hAnsi="黑体"/>
                <w:color w:val="000000"/>
                <w:sz w:val="32"/>
                <w:szCs w:val="28"/>
              </w:rPr>
            </w:pPr>
            <w:r>
              <w:rPr>
                <w:rFonts w:ascii="黑体" w:eastAsia="黑体" w:hAnsi="黑体" w:hint="eastAsia"/>
                <w:color w:val="000000"/>
                <w:sz w:val="32"/>
                <w:szCs w:val="28"/>
              </w:rPr>
              <w:t>学    号：</w:t>
            </w:r>
          </w:p>
        </w:tc>
        <w:tc>
          <w:tcPr>
            <w:tcW w:w="4820" w:type="dxa"/>
            <w:gridSpan w:val="2"/>
            <w:tcBorders>
              <w:left w:val="nil"/>
              <w:bottom w:val="single" w:sz="4" w:space="0" w:color="auto"/>
              <w:right w:val="nil"/>
            </w:tcBorders>
            <w:tcMar>
              <w:left w:w="108" w:type="dxa"/>
              <w:right w:w="0" w:type="dxa"/>
            </w:tcMar>
            <w:vAlign w:val="bottom"/>
          </w:tcPr>
          <w:p w14:paraId="0684BE9B" w14:textId="77777777" w:rsidR="004A2E15" w:rsidRDefault="00000000">
            <w:pPr>
              <w:spacing w:before="120" w:after="120"/>
              <w:jc w:val="center"/>
              <w:rPr>
                <w:rFonts w:ascii="黑体" w:eastAsia="黑体" w:hAnsi="黑体"/>
                <w:color w:val="000000"/>
                <w:sz w:val="30"/>
                <w:szCs w:val="30"/>
              </w:rPr>
            </w:pPr>
            <w:r>
              <w:rPr>
                <w:rFonts w:ascii="黑体" w:eastAsia="黑体"/>
                <w:bCs/>
                <w:color w:val="000000"/>
                <w:sz w:val="30"/>
                <w:szCs w:val="30"/>
              </w:rPr>
              <w:t>3</w:t>
            </w:r>
            <w:r>
              <w:rPr>
                <w:rFonts w:ascii="黑体" w:eastAsia="黑体" w:hint="eastAsia"/>
                <w:bCs/>
                <w:color w:val="000000"/>
                <w:sz w:val="30"/>
                <w:szCs w:val="30"/>
              </w:rPr>
              <w:t>226016007</w:t>
            </w:r>
          </w:p>
        </w:tc>
      </w:tr>
      <w:tr w:rsidR="004A2E15" w14:paraId="42CFAE2D" w14:textId="77777777">
        <w:trPr>
          <w:trHeight w:hRule="exact" w:val="709"/>
        </w:trPr>
        <w:tc>
          <w:tcPr>
            <w:tcW w:w="1843" w:type="dxa"/>
            <w:tcBorders>
              <w:top w:val="nil"/>
              <w:left w:val="nil"/>
              <w:bottom w:val="nil"/>
              <w:right w:val="nil"/>
            </w:tcBorders>
            <w:tcMar>
              <w:left w:w="108" w:type="dxa"/>
              <w:right w:w="0" w:type="dxa"/>
            </w:tcMar>
            <w:vAlign w:val="bottom"/>
          </w:tcPr>
          <w:p w14:paraId="2AA9316E" w14:textId="77777777" w:rsidR="004A2E15" w:rsidRDefault="00000000">
            <w:pPr>
              <w:spacing w:before="120" w:after="120"/>
              <w:jc w:val="left"/>
              <w:rPr>
                <w:rFonts w:ascii="黑体" w:eastAsia="黑体" w:hAnsi="黑体"/>
                <w:color w:val="000000"/>
                <w:sz w:val="32"/>
                <w:szCs w:val="28"/>
              </w:rPr>
            </w:pPr>
            <w:r>
              <w:rPr>
                <w:rFonts w:ascii="黑体" w:eastAsia="黑体" w:hAnsi="黑体" w:hint="eastAsia"/>
                <w:color w:val="000000"/>
                <w:sz w:val="32"/>
                <w:szCs w:val="28"/>
              </w:rPr>
              <w:t>学生姓名：</w:t>
            </w:r>
          </w:p>
        </w:tc>
        <w:tc>
          <w:tcPr>
            <w:tcW w:w="4820" w:type="dxa"/>
            <w:gridSpan w:val="2"/>
            <w:tcBorders>
              <w:left w:val="nil"/>
              <w:right w:val="nil"/>
            </w:tcBorders>
            <w:tcMar>
              <w:left w:w="108" w:type="dxa"/>
              <w:right w:w="0" w:type="dxa"/>
            </w:tcMar>
            <w:vAlign w:val="bottom"/>
          </w:tcPr>
          <w:p w14:paraId="37DA0A73" w14:textId="77777777" w:rsidR="004A2E15" w:rsidRDefault="00000000">
            <w:pPr>
              <w:spacing w:before="120" w:after="120"/>
              <w:jc w:val="center"/>
              <w:rPr>
                <w:rFonts w:ascii="黑体" w:eastAsia="黑体" w:hAnsi="黑体"/>
                <w:color w:val="000000"/>
                <w:sz w:val="30"/>
                <w:szCs w:val="30"/>
              </w:rPr>
            </w:pPr>
            <w:r>
              <w:rPr>
                <w:rFonts w:ascii="黑体" w:eastAsia="黑体" w:hint="eastAsia"/>
                <w:bCs/>
                <w:color w:val="000000"/>
                <w:sz w:val="30"/>
                <w:szCs w:val="30"/>
              </w:rPr>
              <w:t>姜子强</w:t>
            </w:r>
          </w:p>
        </w:tc>
      </w:tr>
      <w:tr w:rsidR="004A2E15" w14:paraId="0B59C824" w14:textId="77777777">
        <w:trPr>
          <w:trHeight w:hRule="exact" w:val="709"/>
        </w:trPr>
        <w:tc>
          <w:tcPr>
            <w:tcW w:w="2693" w:type="dxa"/>
            <w:gridSpan w:val="2"/>
            <w:tcBorders>
              <w:top w:val="nil"/>
              <w:left w:val="nil"/>
              <w:bottom w:val="nil"/>
              <w:right w:val="nil"/>
            </w:tcBorders>
            <w:tcMar>
              <w:left w:w="108" w:type="dxa"/>
              <w:right w:w="0" w:type="dxa"/>
            </w:tcMar>
            <w:vAlign w:val="bottom"/>
          </w:tcPr>
          <w:p w14:paraId="3459CA5E" w14:textId="77777777" w:rsidR="004A2E15" w:rsidRDefault="00000000">
            <w:pPr>
              <w:spacing w:before="120" w:after="120"/>
              <w:jc w:val="center"/>
              <w:rPr>
                <w:rFonts w:ascii="黑体" w:eastAsia="黑体" w:hAnsi="黑体"/>
                <w:color w:val="000000"/>
                <w:sz w:val="32"/>
                <w:szCs w:val="28"/>
              </w:rPr>
            </w:pPr>
            <w:r>
              <w:rPr>
                <w:rFonts w:ascii="黑体" w:eastAsia="黑体" w:hAnsi="黑体" w:hint="eastAsia"/>
                <w:color w:val="000000"/>
                <w:sz w:val="32"/>
                <w:szCs w:val="28"/>
              </w:rPr>
              <w:t>指导教师、职称：</w:t>
            </w:r>
          </w:p>
        </w:tc>
        <w:tc>
          <w:tcPr>
            <w:tcW w:w="3970" w:type="dxa"/>
            <w:tcBorders>
              <w:left w:val="nil"/>
              <w:right w:val="nil"/>
            </w:tcBorders>
            <w:tcMar>
              <w:left w:w="108" w:type="dxa"/>
              <w:right w:w="0" w:type="dxa"/>
            </w:tcMar>
            <w:vAlign w:val="bottom"/>
          </w:tcPr>
          <w:p w14:paraId="73B53FB4" w14:textId="77777777" w:rsidR="004A2E15" w:rsidRDefault="00000000">
            <w:pPr>
              <w:spacing w:before="120" w:after="120"/>
              <w:ind w:firstLineChars="300" w:firstLine="900"/>
              <w:rPr>
                <w:rFonts w:ascii="黑体" w:eastAsia="黑体" w:hAnsi="黑体"/>
                <w:color w:val="000000"/>
                <w:sz w:val="30"/>
                <w:szCs w:val="30"/>
              </w:rPr>
            </w:pPr>
            <w:r>
              <w:rPr>
                <w:rFonts w:ascii="黑体" w:eastAsia="黑体" w:hAnsi="黑体" w:hint="eastAsia"/>
                <w:color w:val="000000"/>
                <w:sz w:val="30"/>
                <w:szCs w:val="30"/>
              </w:rPr>
              <w:t>林虞讲师</w:t>
            </w:r>
          </w:p>
        </w:tc>
      </w:tr>
    </w:tbl>
    <w:p w14:paraId="0E5FC85A" w14:textId="77777777" w:rsidR="004A2E15" w:rsidRDefault="004A2E15">
      <w:pPr>
        <w:spacing w:line="700" w:lineRule="exact"/>
        <w:ind w:firstLineChars="2" w:firstLine="6"/>
        <w:jc w:val="center"/>
        <w:rPr>
          <w:rFonts w:ascii="黑体" w:eastAsia="黑体"/>
          <w:bCs/>
          <w:color w:val="000000"/>
          <w:sz w:val="28"/>
          <w:szCs w:val="28"/>
        </w:rPr>
      </w:pPr>
    </w:p>
    <w:p w14:paraId="0B95CBD0" w14:textId="77777777" w:rsidR="004A2E15" w:rsidRDefault="004A2E15">
      <w:pPr>
        <w:spacing w:line="700" w:lineRule="exact"/>
        <w:ind w:firstLineChars="2" w:firstLine="6"/>
        <w:jc w:val="center"/>
        <w:rPr>
          <w:rFonts w:ascii="黑体" w:eastAsia="黑体"/>
          <w:bCs/>
          <w:color w:val="000000"/>
          <w:sz w:val="28"/>
          <w:szCs w:val="28"/>
        </w:rPr>
      </w:pPr>
    </w:p>
    <w:p w14:paraId="0CB89700" w14:textId="77777777" w:rsidR="004A2E15" w:rsidRDefault="004A2E15">
      <w:pPr>
        <w:spacing w:line="700" w:lineRule="exact"/>
        <w:ind w:firstLineChars="2" w:firstLine="6"/>
        <w:jc w:val="center"/>
        <w:rPr>
          <w:rFonts w:ascii="黑体" w:eastAsia="黑体"/>
          <w:bCs/>
          <w:color w:val="000000"/>
          <w:sz w:val="28"/>
          <w:szCs w:val="28"/>
        </w:rPr>
      </w:pPr>
    </w:p>
    <w:p w14:paraId="20858377" w14:textId="77777777" w:rsidR="004A2E15" w:rsidRDefault="004A2E15">
      <w:pPr>
        <w:spacing w:line="700" w:lineRule="exact"/>
        <w:ind w:firstLineChars="2" w:firstLine="6"/>
        <w:jc w:val="center"/>
        <w:rPr>
          <w:rFonts w:ascii="黑体" w:eastAsia="黑体"/>
          <w:bCs/>
          <w:color w:val="000000"/>
          <w:sz w:val="28"/>
          <w:szCs w:val="28"/>
        </w:rPr>
      </w:pPr>
    </w:p>
    <w:p w14:paraId="3D112301" w14:textId="77777777" w:rsidR="004A2E15" w:rsidRDefault="004A2E15">
      <w:pPr>
        <w:spacing w:line="700" w:lineRule="exact"/>
        <w:ind w:firstLineChars="2" w:firstLine="6"/>
        <w:jc w:val="center"/>
        <w:rPr>
          <w:rFonts w:ascii="黑体" w:eastAsia="黑体"/>
          <w:bCs/>
          <w:color w:val="000000"/>
          <w:sz w:val="28"/>
          <w:szCs w:val="28"/>
        </w:rPr>
      </w:pPr>
    </w:p>
    <w:p w14:paraId="5578AEBC" w14:textId="77777777" w:rsidR="004A2E15" w:rsidRDefault="004A2E15">
      <w:pPr>
        <w:spacing w:line="700" w:lineRule="exact"/>
        <w:ind w:firstLineChars="2" w:firstLine="6"/>
        <w:jc w:val="center"/>
        <w:rPr>
          <w:rFonts w:ascii="黑体" w:eastAsia="黑体"/>
          <w:bCs/>
          <w:color w:val="000000"/>
          <w:sz w:val="28"/>
          <w:szCs w:val="28"/>
        </w:rPr>
      </w:pPr>
    </w:p>
    <w:p w14:paraId="11D4462E" w14:textId="77777777" w:rsidR="004A2E15" w:rsidRDefault="004A2E15">
      <w:pPr>
        <w:spacing w:line="700" w:lineRule="exact"/>
        <w:ind w:firstLineChars="2" w:firstLine="6"/>
        <w:jc w:val="center"/>
        <w:rPr>
          <w:rFonts w:ascii="黑体" w:eastAsia="黑体"/>
          <w:bCs/>
          <w:color w:val="000000"/>
          <w:sz w:val="28"/>
          <w:szCs w:val="28"/>
        </w:rPr>
      </w:pPr>
    </w:p>
    <w:p w14:paraId="17950B0F" w14:textId="77777777" w:rsidR="004A2E15" w:rsidRDefault="004A2E15">
      <w:pPr>
        <w:spacing w:line="700" w:lineRule="exact"/>
        <w:ind w:firstLineChars="2" w:firstLine="6"/>
        <w:jc w:val="center"/>
        <w:rPr>
          <w:rFonts w:ascii="黑体" w:eastAsia="黑体"/>
          <w:bCs/>
          <w:color w:val="000000"/>
          <w:sz w:val="28"/>
          <w:szCs w:val="28"/>
        </w:rPr>
      </w:pPr>
    </w:p>
    <w:p w14:paraId="4BD608B4" w14:textId="77777777" w:rsidR="004A2E15" w:rsidRDefault="00000000">
      <w:pPr>
        <w:spacing w:line="700" w:lineRule="exact"/>
        <w:ind w:firstLineChars="2" w:firstLine="6"/>
        <w:jc w:val="center"/>
        <w:rPr>
          <w:rFonts w:ascii="黑体" w:eastAsia="黑体"/>
          <w:bCs/>
          <w:color w:val="000000"/>
          <w:sz w:val="28"/>
          <w:szCs w:val="28"/>
        </w:rPr>
      </w:pPr>
      <w:r>
        <w:rPr>
          <w:rFonts w:ascii="黑体" w:eastAsia="黑体" w:hint="eastAsia"/>
          <w:bCs/>
          <w:color w:val="000000"/>
          <w:sz w:val="28"/>
          <w:szCs w:val="28"/>
        </w:rPr>
        <w:t xml:space="preserve">2026 年 </w:t>
      </w:r>
      <w:ins w:id="0" w:author="林虞" w:date="2026-05-08T15:10:00Z">
        <w:r>
          <w:rPr>
            <w:rFonts w:ascii="黑体" w:eastAsia="黑体" w:hint="eastAsia"/>
            <w:bCs/>
            <w:color w:val="000000"/>
            <w:sz w:val="28"/>
            <w:szCs w:val="28"/>
          </w:rPr>
          <w:t>5</w:t>
        </w:r>
      </w:ins>
      <w:del w:id="1" w:author="林虞" w:date="2026-05-08T15:10:00Z">
        <w:r>
          <w:rPr>
            <w:rFonts w:ascii="黑体" w:eastAsia="黑体" w:hint="eastAsia"/>
            <w:bCs/>
            <w:color w:val="000000"/>
            <w:sz w:val="28"/>
            <w:szCs w:val="28"/>
          </w:rPr>
          <w:delText>4</w:delText>
        </w:r>
      </w:del>
      <w:r>
        <w:rPr>
          <w:rFonts w:ascii="黑体" w:eastAsia="黑体" w:hint="eastAsia"/>
          <w:bCs/>
          <w:color w:val="000000"/>
          <w:sz w:val="28"/>
          <w:szCs w:val="28"/>
        </w:rPr>
        <w:t xml:space="preserve"> 月</w:t>
      </w:r>
    </w:p>
    <w:p w14:paraId="6D18BB74" w14:textId="77777777" w:rsidR="004A2E15" w:rsidRDefault="004A2E15">
      <w:pPr>
        <w:ind w:firstLine="480"/>
        <w:rPr>
          <w:color w:val="000000"/>
        </w:rPr>
      </w:pPr>
    </w:p>
    <w:p w14:paraId="68DC37B7" w14:textId="77777777" w:rsidR="004A2E15" w:rsidRDefault="004A2E15">
      <w:pPr>
        <w:rPr>
          <w:rFonts w:ascii="宋体" w:hAnsi="宋体"/>
          <w:color w:val="000000"/>
        </w:rPr>
      </w:pPr>
    </w:p>
    <w:p w14:paraId="63525AF1" w14:textId="77777777" w:rsidR="004A2E15" w:rsidRDefault="00000000">
      <w:pPr>
        <w:ind w:firstLine="480"/>
        <w:rPr>
          <w:color w:val="000000"/>
        </w:rPr>
      </w:pPr>
      <w:r>
        <w:rPr>
          <w:rFonts w:ascii="宋体" w:hAnsi="宋体" w:cs="宋体" w:hint="eastAsia"/>
          <w:b/>
          <w:bCs/>
          <w:caps/>
          <w:color w:val="000000"/>
          <w:sz w:val="36"/>
          <w:szCs w:val="36"/>
        </w:rPr>
        <w:br w:type="page"/>
      </w:r>
    </w:p>
    <w:p w14:paraId="6977CC3B" w14:textId="77777777" w:rsidR="004A2E15" w:rsidRDefault="004A2E15">
      <w:pPr>
        <w:ind w:firstLine="880"/>
        <w:rPr>
          <w:color w:val="000000"/>
          <w:sz w:val="28"/>
          <w:szCs w:val="28"/>
        </w:rPr>
      </w:pPr>
    </w:p>
    <w:p w14:paraId="33E2D6DD" w14:textId="77777777" w:rsidR="004A2E15" w:rsidRDefault="004A2E15">
      <w:pPr>
        <w:ind w:firstLine="880"/>
        <w:rPr>
          <w:color w:val="000000"/>
          <w:sz w:val="44"/>
          <w:szCs w:val="44"/>
        </w:rPr>
      </w:pPr>
    </w:p>
    <w:p w14:paraId="2059B78D" w14:textId="77777777" w:rsidR="004A2E15" w:rsidRDefault="004A2E15">
      <w:pPr>
        <w:ind w:firstLine="880"/>
        <w:rPr>
          <w:color w:val="000000"/>
          <w:sz w:val="44"/>
          <w:szCs w:val="44"/>
        </w:rPr>
      </w:pPr>
    </w:p>
    <w:p w14:paraId="2CE358D7" w14:textId="77777777" w:rsidR="004A2E15" w:rsidRDefault="004A2E15">
      <w:pPr>
        <w:ind w:firstLine="880"/>
        <w:rPr>
          <w:color w:val="000000"/>
          <w:sz w:val="44"/>
          <w:szCs w:val="44"/>
        </w:rPr>
      </w:pPr>
    </w:p>
    <w:p w14:paraId="28D407EC" w14:textId="77777777" w:rsidR="004A2E15" w:rsidRDefault="00000000">
      <w:pPr>
        <w:jc w:val="center"/>
        <w:rPr>
          <w:color w:val="000000"/>
          <w:sz w:val="30"/>
          <w:szCs w:val="30"/>
        </w:rPr>
      </w:pPr>
      <w:r>
        <w:rPr>
          <w:bCs/>
          <w:color w:val="000000"/>
          <w:sz w:val="44"/>
          <w:szCs w:val="44"/>
          <w:u w:val="single"/>
        </w:rPr>
        <w:t xml:space="preserve">Design and Implementation of a Cabinet </w:t>
      </w:r>
      <w:ins w:id="2" w:author="林虞" w:date="2026-05-08T15:11:00Z">
        <w:r>
          <w:rPr>
            <w:bCs/>
            <w:color w:val="000000"/>
            <w:sz w:val="44"/>
            <w:szCs w:val="44"/>
            <w:u w:val="single"/>
          </w:rPr>
          <w:br/>
        </w:r>
      </w:ins>
      <w:r>
        <w:rPr>
          <w:bCs/>
          <w:color w:val="000000"/>
          <w:sz w:val="44"/>
          <w:szCs w:val="44"/>
          <w:u w:val="single"/>
        </w:rPr>
        <w:t>Door Panel Cutting Layout System Based on Spring Boot</w:t>
      </w:r>
    </w:p>
    <w:p w14:paraId="6940BE13" w14:textId="77777777" w:rsidR="004A2E15" w:rsidRDefault="004A2E15">
      <w:pPr>
        <w:ind w:firstLineChars="250" w:firstLine="1100"/>
        <w:jc w:val="center"/>
        <w:rPr>
          <w:color w:val="000000"/>
          <w:sz w:val="44"/>
          <w:szCs w:val="44"/>
        </w:rPr>
      </w:pPr>
    </w:p>
    <w:p w14:paraId="73C8DAD5" w14:textId="77777777" w:rsidR="004A2E15" w:rsidRDefault="004A2E15">
      <w:pPr>
        <w:ind w:firstLine="560"/>
        <w:rPr>
          <w:color w:val="000000"/>
          <w:sz w:val="28"/>
          <w:szCs w:val="28"/>
        </w:rPr>
      </w:pPr>
    </w:p>
    <w:p w14:paraId="7B8007D9" w14:textId="77777777" w:rsidR="004A2E15" w:rsidRDefault="004A2E15">
      <w:pPr>
        <w:ind w:firstLine="560"/>
        <w:rPr>
          <w:color w:val="000000"/>
          <w:sz w:val="28"/>
          <w:szCs w:val="28"/>
        </w:rPr>
      </w:pPr>
    </w:p>
    <w:tbl>
      <w:tblPr>
        <w:tblW w:w="0" w:type="auto"/>
        <w:tblInd w:w="704" w:type="dxa"/>
        <w:tblLook w:val="04A0" w:firstRow="1" w:lastRow="0" w:firstColumn="1" w:lastColumn="0" w:noHBand="0" w:noVBand="1"/>
      </w:tblPr>
      <w:tblGrid>
        <w:gridCol w:w="1281"/>
        <w:gridCol w:w="111"/>
        <w:gridCol w:w="739"/>
        <w:gridCol w:w="562"/>
        <w:gridCol w:w="5103"/>
      </w:tblGrid>
      <w:tr w:rsidR="004A2E15" w14:paraId="666FA68B" w14:textId="77777777">
        <w:trPr>
          <w:trHeight w:hRule="exact" w:val="652"/>
        </w:trPr>
        <w:tc>
          <w:tcPr>
            <w:tcW w:w="1281" w:type="dxa"/>
            <w:vAlign w:val="bottom"/>
          </w:tcPr>
          <w:p w14:paraId="79BA1461" w14:textId="77777777" w:rsidR="004A2E15" w:rsidRDefault="00000000">
            <w:pPr>
              <w:spacing w:before="120" w:after="120"/>
              <w:jc w:val="left"/>
              <w:rPr>
                <w:color w:val="000000"/>
                <w:sz w:val="28"/>
              </w:rPr>
            </w:pPr>
            <w:r>
              <w:rPr>
                <w:color w:val="000000"/>
                <w:sz w:val="28"/>
              </w:rPr>
              <w:t>College:</w:t>
            </w:r>
          </w:p>
        </w:tc>
        <w:tc>
          <w:tcPr>
            <w:tcW w:w="6515" w:type="dxa"/>
            <w:gridSpan w:val="4"/>
            <w:tcBorders>
              <w:bottom w:val="single" w:sz="4" w:space="0" w:color="auto"/>
            </w:tcBorders>
            <w:vAlign w:val="bottom"/>
          </w:tcPr>
          <w:p w14:paraId="72ACB383" w14:textId="77777777" w:rsidR="004A2E15" w:rsidRDefault="00000000">
            <w:pPr>
              <w:spacing w:before="120" w:after="120"/>
              <w:jc w:val="center"/>
              <w:rPr>
                <w:color w:val="000000"/>
                <w:sz w:val="28"/>
              </w:rPr>
            </w:pPr>
            <w:r>
              <w:rPr>
                <w:color w:val="000000"/>
                <w:sz w:val="28"/>
              </w:rPr>
              <w:t>College of Computer and Information Sciences</w:t>
            </w:r>
          </w:p>
        </w:tc>
      </w:tr>
      <w:tr w:rsidR="004A2E15" w14:paraId="40E0235F" w14:textId="77777777">
        <w:trPr>
          <w:trHeight w:hRule="exact" w:val="652"/>
        </w:trPr>
        <w:tc>
          <w:tcPr>
            <w:tcW w:w="2693" w:type="dxa"/>
            <w:gridSpan w:val="4"/>
            <w:vAlign w:val="bottom"/>
          </w:tcPr>
          <w:p w14:paraId="6455095F" w14:textId="77777777" w:rsidR="004A2E15" w:rsidRDefault="00000000">
            <w:pPr>
              <w:spacing w:before="120" w:after="120"/>
              <w:jc w:val="left"/>
              <w:rPr>
                <w:color w:val="000000"/>
                <w:sz w:val="28"/>
              </w:rPr>
            </w:pPr>
            <w:r>
              <w:rPr>
                <w:color w:val="000000"/>
                <w:sz w:val="28"/>
              </w:rPr>
              <w:t>Specialty and Grade:</w:t>
            </w:r>
          </w:p>
        </w:tc>
        <w:tc>
          <w:tcPr>
            <w:tcW w:w="5103" w:type="dxa"/>
            <w:tcBorders>
              <w:bottom w:val="single" w:sz="4" w:space="0" w:color="auto"/>
            </w:tcBorders>
            <w:vAlign w:val="bottom"/>
          </w:tcPr>
          <w:p w14:paraId="2D556A6A" w14:textId="77777777" w:rsidR="004A2E15" w:rsidRDefault="00000000">
            <w:pPr>
              <w:spacing w:before="120" w:after="120"/>
              <w:jc w:val="center"/>
              <w:rPr>
                <w:color w:val="000000"/>
                <w:sz w:val="28"/>
              </w:rPr>
            </w:pPr>
            <w:r>
              <w:rPr>
                <w:color w:val="000000"/>
                <w:sz w:val="28"/>
                <w:szCs w:val="28"/>
              </w:rPr>
              <w:t>Software Engineering</w:t>
            </w:r>
            <w:r>
              <w:rPr>
                <w:rFonts w:hint="eastAsia"/>
                <w:color w:val="000000"/>
                <w:sz w:val="28"/>
                <w:szCs w:val="28"/>
              </w:rPr>
              <w:t>, 2022</w:t>
            </w:r>
          </w:p>
        </w:tc>
      </w:tr>
      <w:tr w:rsidR="004A2E15" w14:paraId="374E326B" w14:textId="77777777">
        <w:trPr>
          <w:trHeight w:hRule="exact" w:val="652"/>
        </w:trPr>
        <w:tc>
          <w:tcPr>
            <w:tcW w:w="1392" w:type="dxa"/>
            <w:gridSpan w:val="2"/>
            <w:vAlign w:val="bottom"/>
          </w:tcPr>
          <w:p w14:paraId="71B9DC8F" w14:textId="77777777" w:rsidR="004A2E15" w:rsidRDefault="00000000">
            <w:pPr>
              <w:spacing w:before="120" w:after="120"/>
              <w:jc w:val="left"/>
              <w:rPr>
                <w:color w:val="000000"/>
                <w:sz w:val="28"/>
              </w:rPr>
            </w:pPr>
            <w:r>
              <w:rPr>
                <w:color w:val="000000"/>
                <w:sz w:val="28"/>
              </w:rPr>
              <w:t>Number:</w:t>
            </w:r>
          </w:p>
        </w:tc>
        <w:tc>
          <w:tcPr>
            <w:tcW w:w="6404" w:type="dxa"/>
            <w:gridSpan w:val="3"/>
            <w:tcBorders>
              <w:bottom w:val="single" w:sz="4" w:space="0" w:color="auto"/>
            </w:tcBorders>
            <w:vAlign w:val="bottom"/>
          </w:tcPr>
          <w:p w14:paraId="024F4D1E" w14:textId="77777777" w:rsidR="004A2E15" w:rsidRDefault="00000000">
            <w:pPr>
              <w:spacing w:before="120" w:after="120"/>
              <w:jc w:val="center"/>
              <w:rPr>
                <w:color w:val="000000"/>
                <w:sz w:val="28"/>
              </w:rPr>
            </w:pPr>
            <w:r>
              <w:rPr>
                <w:rFonts w:hint="eastAsia"/>
                <w:color w:val="000000"/>
                <w:sz w:val="28"/>
                <w:szCs w:val="28"/>
              </w:rPr>
              <w:t>3226016007</w:t>
            </w:r>
          </w:p>
        </w:tc>
      </w:tr>
      <w:tr w:rsidR="004A2E15" w14:paraId="762EFFD4" w14:textId="77777777">
        <w:trPr>
          <w:trHeight w:hRule="exact" w:val="652"/>
        </w:trPr>
        <w:tc>
          <w:tcPr>
            <w:tcW w:w="1392" w:type="dxa"/>
            <w:gridSpan w:val="2"/>
            <w:vAlign w:val="bottom"/>
          </w:tcPr>
          <w:p w14:paraId="4DF10764" w14:textId="77777777" w:rsidR="004A2E15" w:rsidRDefault="00000000">
            <w:pPr>
              <w:spacing w:before="120" w:after="120"/>
              <w:jc w:val="left"/>
              <w:rPr>
                <w:color w:val="000000"/>
                <w:sz w:val="28"/>
              </w:rPr>
            </w:pPr>
            <w:r>
              <w:rPr>
                <w:color w:val="000000"/>
                <w:sz w:val="28"/>
              </w:rPr>
              <w:t>Name:</w:t>
            </w:r>
          </w:p>
        </w:tc>
        <w:tc>
          <w:tcPr>
            <w:tcW w:w="6404" w:type="dxa"/>
            <w:gridSpan w:val="3"/>
            <w:tcBorders>
              <w:top w:val="single" w:sz="4" w:space="0" w:color="auto"/>
              <w:bottom w:val="single" w:sz="4" w:space="0" w:color="auto"/>
            </w:tcBorders>
            <w:vAlign w:val="bottom"/>
          </w:tcPr>
          <w:p w14:paraId="32B573FA" w14:textId="77777777" w:rsidR="004A2E15" w:rsidRDefault="00000000">
            <w:pPr>
              <w:spacing w:before="120" w:after="120"/>
              <w:jc w:val="center"/>
              <w:rPr>
                <w:color w:val="000000"/>
                <w:sz w:val="28"/>
              </w:rPr>
            </w:pPr>
            <w:r>
              <w:rPr>
                <w:rFonts w:hint="eastAsia"/>
                <w:color w:val="000000"/>
                <w:sz w:val="28"/>
              </w:rPr>
              <w:t>Jiang Ziqiang</w:t>
            </w:r>
          </w:p>
        </w:tc>
      </w:tr>
      <w:tr w:rsidR="004A2E15" w14:paraId="4314196C" w14:textId="77777777">
        <w:trPr>
          <w:trHeight w:hRule="exact" w:val="652"/>
        </w:trPr>
        <w:tc>
          <w:tcPr>
            <w:tcW w:w="1392" w:type="dxa"/>
            <w:gridSpan w:val="2"/>
            <w:vAlign w:val="bottom"/>
          </w:tcPr>
          <w:p w14:paraId="04196932" w14:textId="77777777" w:rsidR="004A2E15" w:rsidRDefault="00000000">
            <w:pPr>
              <w:spacing w:before="120" w:after="120"/>
              <w:jc w:val="left"/>
              <w:rPr>
                <w:color w:val="000000"/>
                <w:sz w:val="28"/>
              </w:rPr>
            </w:pPr>
            <w:r>
              <w:rPr>
                <w:color w:val="000000"/>
                <w:sz w:val="28"/>
              </w:rPr>
              <w:t>Advisor:</w:t>
            </w:r>
          </w:p>
        </w:tc>
        <w:tc>
          <w:tcPr>
            <w:tcW w:w="6404" w:type="dxa"/>
            <w:gridSpan w:val="3"/>
            <w:tcBorders>
              <w:top w:val="single" w:sz="4" w:space="0" w:color="auto"/>
              <w:bottom w:val="single" w:sz="4" w:space="0" w:color="auto"/>
            </w:tcBorders>
            <w:vAlign w:val="bottom"/>
          </w:tcPr>
          <w:p w14:paraId="5DE55C55" w14:textId="77777777" w:rsidR="004A2E15" w:rsidRDefault="00000000">
            <w:pPr>
              <w:spacing w:before="120" w:after="120"/>
              <w:jc w:val="center"/>
              <w:rPr>
                <w:color w:val="000000"/>
                <w:sz w:val="28"/>
              </w:rPr>
            </w:pPr>
            <w:r>
              <w:rPr>
                <w:color w:val="000000"/>
                <w:sz w:val="28"/>
                <w:szCs w:val="28"/>
              </w:rPr>
              <w:t>Lecturer Lin Yu</w:t>
            </w:r>
          </w:p>
        </w:tc>
      </w:tr>
      <w:tr w:rsidR="004A2E15" w14:paraId="0CABF6A3" w14:textId="77777777">
        <w:trPr>
          <w:trHeight w:hRule="exact" w:val="652"/>
        </w:trPr>
        <w:tc>
          <w:tcPr>
            <w:tcW w:w="2131" w:type="dxa"/>
            <w:gridSpan w:val="3"/>
            <w:vAlign w:val="bottom"/>
          </w:tcPr>
          <w:p w14:paraId="75201754" w14:textId="77777777" w:rsidR="004A2E15" w:rsidRDefault="00000000">
            <w:pPr>
              <w:spacing w:before="120" w:after="120"/>
              <w:jc w:val="left"/>
              <w:rPr>
                <w:color w:val="000000"/>
                <w:sz w:val="28"/>
              </w:rPr>
            </w:pPr>
            <w:r>
              <w:rPr>
                <w:color w:val="000000"/>
                <w:sz w:val="28"/>
              </w:rPr>
              <w:t>Submitted Time:</w:t>
            </w:r>
          </w:p>
        </w:tc>
        <w:tc>
          <w:tcPr>
            <w:tcW w:w="5665" w:type="dxa"/>
            <w:gridSpan w:val="2"/>
            <w:tcBorders>
              <w:bottom w:val="single" w:sz="4" w:space="0" w:color="auto"/>
            </w:tcBorders>
            <w:vAlign w:val="bottom"/>
          </w:tcPr>
          <w:p w14:paraId="6B2BDC36" w14:textId="77777777" w:rsidR="004A2E15" w:rsidRDefault="00000000">
            <w:pPr>
              <w:spacing w:before="120" w:after="120"/>
              <w:ind w:firstLineChars="650" w:firstLine="1820"/>
              <w:rPr>
                <w:color w:val="000000"/>
                <w:sz w:val="28"/>
              </w:rPr>
            </w:pPr>
            <w:del w:id="3" w:author="林虞" w:date="2026-05-08T15:11:00Z">
              <w:r>
                <w:rPr>
                  <w:color w:val="000000"/>
                  <w:sz w:val="28"/>
                  <w:szCs w:val="28"/>
                </w:rPr>
                <w:delText>April</w:delText>
              </w:r>
            </w:del>
            <w:ins w:id="4" w:author="林虞" w:date="2026-05-08T15:12:00Z">
              <w:r>
                <w:rPr>
                  <w:rFonts w:hint="eastAsia"/>
                  <w:color w:val="000000"/>
                  <w:sz w:val="28"/>
                  <w:szCs w:val="28"/>
                </w:rPr>
                <w:t>May</w:t>
              </w:r>
            </w:ins>
            <w:r>
              <w:rPr>
                <w:color w:val="000000"/>
                <w:sz w:val="28"/>
                <w:szCs w:val="28"/>
              </w:rPr>
              <w:t>, 2026</w:t>
            </w:r>
          </w:p>
        </w:tc>
      </w:tr>
    </w:tbl>
    <w:p w14:paraId="3C2177CC" w14:textId="77777777" w:rsidR="004A2E15" w:rsidRDefault="004A2E15">
      <w:pPr>
        <w:ind w:firstLine="560"/>
        <w:rPr>
          <w:color w:val="000000"/>
          <w:sz w:val="28"/>
          <w:szCs w:val="28"/>
        </w:rPr>
      </w:pPr>
    </w:p>
    <w:p w14:paraId="6AFDA9DE" w14:textId="77777777" w:rsidR="004A2E15" w:rsidRDefault="004A2E15">
      <w:pPr>
        <w:ind w:firstLine="560"/>
        <w:rPr>
          <w:color w:val="000000"/>
          <w:sz w:val="28"/>
          <w:szCs w:val="28"/>
        </w:rPr>
      </w:pPr>
    </w:p>
    <w:p w14:paraId="206AA4E8" w14:textId="77777777" w:rsidR="004A2E15" w:rsidRDefault="004A2E15">
      <w:pPr>
        <w:spacing w:beforeLines="50" w:before="156" w:afterLines="50" w:after="156" w:line="300" w:lineRule="auto"/>
        <w:rPr>
          <w:color w:val="000000"/>
          <w:sz w:val="24"/>
        </w:rPr>
      </w:pPr>
    </w:p>
    <w:p w14:paraId="36452A7A" w14:textId="77777777" w:rsidR="004A2E15" w:rsidRDefault="004A2E15">
      <w:pPr>
        <w:pStyle w:val="aff"/>
        <w:jc w:val="both"/>
        <w:rPr>
          <w:color w:val="000000"/>
          <w:sz w:val="28"/>
          <w:szCs w:val="28"/>
        </w:rPr>
      </w:pPr>
    </w:p>
    <w:p w14:paraId="167B6E21" w14:textId="77777777" w:rsidR="004A2E15" w:rsidRDefault="004A2E15">
      <w:pPr>
        <w:rPr>
          <w:color w:val="000000"/>
          <w:sz w:val="28"/>
          <w:szCs w:val="28"/>
          <w:u w:val="single"/>
        </w:rPr>
      </w:pPr>
    </w:p>
    <w:p w14:paraId="183C995E" w14:textId="77777777" w:rsidR="004A2E15" w:rsidRDefault="00000000">
      <w:pPr>
        <w:ind w:firstLine="480"/>
        <w:rPr>
          <w:color w:val="000000"/>
          <w:sz w:val="30"/>
          <w:szCs w:val="30"/>
        </w:rPr>
        <w:sectPr w:rsidR="004A2E15" w:rsidSect="008F2AF4">
          <w:headerReference w:type="even" r:id="rId9"/>
          <w:headerReference w:type="default" r:id="rId10"/>
          <w:footerReference w:type="even" r:id="rId11"/>
          <w:headerReference w:type="first" r:id="rId12"/>
          <w:footerReference w:type="first" r:id="rId13"/>
          <w:pgSz w:w="11906" w:h="16838"/>
          <w:pgMar w:top="1134" w:right="1134" w:bottom="1134" w:left="1701" w:header="851" w:footer="425" w:gutter="0"/>
          <w:pgNumType w:fmt="numberInDash" w:start="1"/>
          <w:cols w:space="720"/>
          <w:titlePg/>
          <w:docGrid w:type="linesAndChars" w:linePitch="312"/>
        </w:sectPr>
      </w:pPr>
      <w:r>
        <w:rPr>
          <w:rFonts w:hint="eastAsia"/>
          <w:color w:val="000000"/>
          <w:sz w:val="30"/>
          <w:szCs w:val="30"/>
        </w:rPr>
        <w:t xml:space="preserve">            </w:t>
      </w:r>
    </w:p>
    <w:p w14:paraId="5D46E35E" w14:textId="77777777" w:rsidR="004A2E15" w:rsidRDefault="00000000">
      <w:pPr>
        <w:jc w:val="center"/>
        <w:rPr>
          <w:b/>
          <w:color w:val="000000"/>
          <w:sz w:val="36"/>
          <w:szCs w:val="36"/>
        </w:rPr>
      </w:pPr>
      <w:commentRangeStart w:id="5"/>
      <w:r>
        <w:rPr>
          <w:rFonts w:hint="eastAsia"/>
          <w:b/>
          <w:color w:val="000000"/>
          <w:sz w:val="36"/>
          <w:szCs w:val="36"/>
        </w:rPr>
        <w:lastRenderedPageBreak/>
        <w:t>摘要</w:t>
      </w:r>
      <w:commentRangeEnd w:id="5"/>
      <w:r>
        <w:rPr>
          <w:rStyle w:val="afb"/>
          <w:b/>
          <w:color w:val="000000"/>
          <w:sz w:val="36"/>
          <w:szCs w:val="36"/>
        </w:rPr>
        <w:commentReference w:id="5"/>
      </w:r>
    </w:p>
    <w:p w14:paraId="51430E62" w14:textId="01735237" w:rsidR="005E538C" w:rsidRPr="005E538C" w:rsidRDefault="005E538C" w:rsidP="005E538C">
      <w:pPr>
        <w:spacing w:line="300" w:lineRule="auto"/>
        <w:ind w:firstLineChars="200" w:firstLine="480"/>
        <w:rPr>
          <w:color w:val="000000"/>
          <w:sz w:val="24"/>
        </w:rPr>
      </w:pPr>
      <w:r w:rsidRPr="005E538C">
        <w:rPr>
          <w:rFonts w:hint="eastAsia"/>
          <w:color w:val="000000"/>
          <w:sz w:val="24"/>
        </w:rPr>
        <w:t>针对柜门板材加工过程中存在的下料数据管理分散、人工排版效率低、板材利用率不稳定以及排样结果难以追溯等问题，本文设计并实现了一套柜门板材切割排版系统。系统采用</w:t>
      </w:r>
      <w:r w:rsidRPr="005E538C">
        <w:rPr>
          <w:rFonts w:hint="eastAsia"/>
          <w:color w:val="000000"/>
          <w:sz w:val="24"/>
        </w:rPr>
        <w:t>Spring Boot</w:t>
      </w:r>
      <w:r w:rsidRPr="005E538C">
        <w:rPr>
          <w:rFonts w:hint="eastAsia"/>
          <w:color w:val="000000"/>
          <w:sz w:val="24"/>
        </w:rPr>
        <w:t>、</w:t>
      </w:r>
      <w:r w:rsidRPr="005E538C">
        <w:rPr>
          <w:rFonts w:hint="eastAsia"/>
          <w:color w:val="000000"/>
          <w:sz w:val="24"/>
        </w:rPr>
        <w:t>MyBatis-Plus</w:t>
      </w:r>
      <w:r w:rsidRPr="005E538C">
        <w:rPr>
          <w:rFonts w:hint="eastAsia"/>
          <w:color w:val="000000"/>
          <w:sz w:val="24"/>
        </w:rPr>
        <w:t>和</w:t>
      </w:r>
      <w:r w:rsidRPr="005E538C">
        <w:rPr>
          <w:rFonts w:hint="eastAsia"/>
          <w:color w:val="000000"/>
          <w:sz w:val="24"/>
        </w:rPr>
        <w:t>MySQL</w:t>
      </w:r>
      <w:r w:rsidRPr="005E538C">
        <w:rPr>
          <w:rFonts w:hint="eastAsia"/>
          <w:color w:val="000000"/>
          <w:sz w:val="24"/>
        </w:rPr>
        <w:t>构建后端服务，使用</w:t>
      </w:r>
      <w:r w:rsidRPr="005E538C">
        <w:rPr>
          <w:rFonts w:hint="eastAsia"/>
          <w:color w:val="000000"/>
          <w:sz w:val="24"/>
        </w:rPr>
        <w:t>JWT</w:t>
      </w:r>
      <w:r w:rsidRPr="005E538C">
        <w:rPr>
          <w:rFonts w:hint="eastAsia"/>
          <w:color w:val="000000"/>
          <w:sz w:val="24"/>
        </w:rPr>
        <w:t>与拦截器实现用户认证和接口访问控制；网页端基于</w:t>
      </w:r>
      <w:r w:rsidRPr="005E538C">
        <w:rPr>
          <w:rFonts w:hint="eastAsia"/>
          <w:color w:val="000000"/>
          <w:sz w:val="24"/>
        </w:rPr>
        <w:t>Vue 3</w:t>
      </w:r>
      <w:r w:rsidRPr="005E538C">
        <w:rPr>
          <w:rFonts w:hint="eastAsia"/>
          <w:color w:val="000000"/>
          <w:sz w:val="24"/>
        </w:rPr>
        <w:t>、</w:t>
      </w:r>
      <w:r w:rsidRPr="005E538C">
        <w:rPr>
          <w:rFonts w:hint="eastAsia"/>
          <w:color w:val="000000"/>
          <w:sz w:val="24"/>
        </w:rPr>
        <w:t>Vite</w:t>
      </w:r>
      <w:r w:rsidRPr="005E538C">
        <w:rPr>
          <w:rFonts w:hint="eastAsia"/>
          <w:color w:val="000000"/>
          <w:sz w:val="24"/>
        </w:rPr>
        <w:t>、</w:t>
      </w:r>
      <w:r w:rsidRPr="005E538C">
        <w:rPr>
          <w:rFonts w:hint="eastAsia"/>
          <w:color w:val="000000"/>
          <w:sz w:val="24"/>
        </w:rPr>
        <w:t>Pinia</w:t>
      </w:r>
      <w:r w:rsidRPr="005E538C">
        <w:rPr>
          <w:rFonts w:hint="eastAsia"/>
          <w:color w:val="000000"/>
          <w:sz w:val="24"/>
        </w:rPr>
        <w:t>、</w:t>
      </w:r>
      <w:r w:rsidRPr="005E538C">
        <w:rPr>
          <w:rFonts w:hint="eastAsia"/>
          <w:color w:val="000000"/>
          <w:sz w:val="24"/>
        </w:rPr>
        <w:t>Element Plus</w:t>
      </w:r>
      <w:r w:rsidRPr="005E538C">
        <w:rPr>
          <w:rFonts w:hint="eastAsia"/>
          <w:color w:val="000000"/>
          <w:sz w:val="24"/>
        </w:rPr>
        <w:t>与</w:t>
      </w:r>
      <w:r w:rsidRPr="005E538C">
        <w:rPr>
          <w:rFonts w:hint="eastAsia"/>
          <w:color w:val="000000"/>
          <w:sz w:val="24"/>
        </w:rPr>
        <w:t>Canvas 2D</w:t>
      </w:r>
      <w:r w:rsidRPr="005E538C">
        <w:rPr>
          <w:rFonts w:hint="eastAsia"/>
          <w:color w:val="000000"/>
          <w:sz w:val="24"/>
        </w:rPr>
        <w:t>实现后台管理、加工数据录入和排样结果可视化；同时提供微信小程序端，支持现场数据录入、客户管理、板材管理和排样结果查看。系统主要包括用户认证、客户管理、板材管理、订单管理、订单明细管理、余料管理、排样结果管理、生产任务管理和排样算法求解等模块，实现了从基础资料维护、加工数据录入、算法排样、结果展示到生产任务管理的完整业务流程。</w:t>
      </w:r>
    </w:p>
    <w:p w14:paraId="148B9B8C" w14:textId="2279112E" w:rsidR="005E538C" w:rsidRPr="005E538C" w:rsidRDefault="005E538C" w:rsidP="005E538C">
      <w:pPr>
        <w:spacing w:line="300" w:lineRule="auto"/>
        <w:ind w:firstLineChars="200" w:firstLine="480"/>
        <w:rPr>
          <w:color w:val="000000"/>
          <w:sz w:val="24"/>
        </w:rPr>
      </w:pPr>
      <w:r w:rsidRPr="005E538C">
        <w:rPr>
          <w:rFonts w:hint="eastAsia"/>
          <w:color w:val="000000"/>
          <w:sz w:val="24"/>
        </w:rPr>
        <w:t>本文的重点创新在于将生产业务管理与智能排样算法相结合，面向实际柜门板材加工场景构建了一套可落地的排样求解流程。传统人工排版主要依赖经验，效率较低且结果稳定性不足；单一贪心类排样方法虽然计算速度较快，但容易受到输入顺序影响，难以获得较优的板材利用率。为此，本文设计了基于“禁忌搜索</w:t>
      </w:r>
      <w:r w:rsidRPr="005E538C">
        <w:rPr>
          <w:rFonts w:hint="eastAsia"/>
          <w:color w:val="000000"/>
          <w:sz w:val="24"/>
        </w:rPr>
        <w:t>+</w:t>
      </w:r>
      <w:r w:rsidRPr="005E538C">
        <w:rPr>
          <w:rFonts w:hint="eastAsia"/>
          <w:color w:val="000000"/>
          <w:sz w:val="24"/>
        </w:rPr>
        <w:t>天际线放置算法”的组合排样策略。算法以矩形工件的排列顺序作为搜索对象，通过随机交换生成邻域解，并利用禁忌表记录已访问状态，降低搜索陷入局部最优的风险。在候选解评价阶段，系统采用天际线算法完成具体放置过程：根据板材剩余可用轮廓维护天际线线段，依次判断工件在原始方向和旋转方向下是否满足边界、间距和尺寸约束，并优先选择高度较低、位置靠左的放置点，从而提高空间利用率和排样紧凑性。</w:t>
      </w:r>
    </w:p>
    <w:p w14:paraId="502CA748" w14:textId="02E2E5B0" w:rsidR="005E538C" w:rsidRPr="005E538C" w:rsidRDefault="005E538C" w:rsidP="005E538C">
      <w:pPr>
        <w:spacing w:line="300" w:lineRule="auto"/>
        <w:ind w:firstLineChars="200" w:firstLine="480"/>
        <w:rPr>
          <w:color w:val="000000"/>
          <w:sz w:val="24"/>
        </w:rPr>
      </w:pPr>
      <w:r w:rsidRPr="005E538C">
        <w:rPr>
          <w:rFonts w:hint="eastAsia"/>
          <w:color w:val="000000"/>
          <w:sz w:val="24"/>
        </w:rPr>
        <w:t>此外，本文在算法实现中引入了多容器循环求解机制。当单张板材无法容纳全部工件时，系统会自动移除已成功放置的工件，并继续对剩余工件进行下一张板材的排样计算，直到所有可放置工件处理完成或判定存在无法装入的工件。算法同时支持工件旋转控制、板件间距约束、利用率计算和排样坐标输出，使排样结果既能满足加工约束，又能直接用于前端</w:t>
      </w:r>
      <w:r w:rsidRPr="005E538C">
        <w:rPr>
          <w:rFonts w:hint="eastAsia"/>
          <w:color w:val="000000"/>
          <w:sz w:val="24"/>
        </w:rPr>
        <w:t>Canvas</w:t>
      </w:r>
      <w:r w:rsidRPr="005E538C">
        <w:rPr>
          <w:rFonts w:hint="eastAsia"/>
          <w:color w:val="000000"/>
          <w:sz w:val="24"/>
        </w:rPr>
        <w:t>可视化展示和后续结果持久化。通过上述设计，系统不仅提升了板材排样的自动化程度，也增强了排样结果的可解释性、可视化能力和生产过程的可追溯性。</w:t>
      </w:r>
    </w:p>
    <w:p w14:paraId="65248D84" w14:textId="51AFE423" w:rsidR="004A2E15" w:rsidRDefault="00000000">
      <w:pPr>
        <w:spacing w:beforeLines="50" w:before="156" w:afterLines="50" w:after="156" w:line="300" w:lineRule="auto"/>
        <w:jc w:val="left"/>
        <w:rPr>
          <w:bCs/>
          <w:color w:val="000000"/>
          <w:spacing w:val="20"/>
          <w:sz w:val="24"/>
        </w:rPr>
      </w:pPr>
      <w:r>
        <w:rPr>
          <w:rFonts w:hint="eastAsia"/>
          <w:b/>
          <w:bCs/>
          <w:color w:val="000000"/>
          <w:sz w:val="24"/>
        </w:rPr>
        <w:t>关键词</w:t>
      </w:r>
      <w:r>
        <w:rPr>
          <w:rFonts w:hint="eastAsia"/>
          <w:color w:val="000000"/>
          <w:sz w:val="24"/>
        </w:rPr>
        <w:t>：</w:t>
      </w:r>
      <w:r w:rsidR="005E538C" w:rsidRPr="005E538C">
        <w:rPr>
          <w:color w:val="000000"/>
          <w:sz w:val="24"/>
        </w:rPr>
        <w:t>板材切割；排样算法；禁忌搜索；天际线算法；多容器排样；</w:t>
      </w:r>
      <w:r w:rsidR="005E538C" w:rsidRPr="005E538C">
        <w:rPr>
          <w:color w:val="000000"/>
          <w:sz w:val="24"/>
        </w:rPr>
        <w:t>Spring Boot</w:t>
      </w:r>
      <w:r w:rsidR="005E538C" w:rsidRPr="005E538C">
        <w:rPr>
          <w:color w:val="000000"/>
          <w:sz w:val="24"/>
        </w:rPr>
        <w:t>；</w:t>
      </w:r>
      <w:r w:rsidR="005E538C" w:rsidRPr="005E538C">
        <w:rPr>
          <w:color w:val="000000"/>
          <w:sz w:val="24"/>
        </w:rPr>
        <w:t>Vue 3</w:t>
      </w:r>
    </w:p>
    <w:p w14:paraId="4655F4CB" w14:textId="77777777" w:rsidR="004A2E15" w:rsidRDefault="00000000">
      <w:pPr>
        <w:jc w:val="center"/>
        <w:rPr>
          <w:bCs/>
          <w:color w:val="000000"/>
          <w:szCs w:val="36"/>
        </w:rPr>
      </w:pPr>
      <w:r>
        <w:rPr>
          <w:b/>
          <w:color w:val="000000"/>
          <w:sz w:val="36"/>
          <w:szCs w:val="36"/>
        </w:rPr>
        <w:br w:type="page"/>
      </w:r>
      <w:r>
        <w:rPr>
          <w:rFonts w:hint="eastAsia"/>
          <w:b/>
          <w:color w:val="000000"/>
          <w:sz w:val="36"/>
          <w:szCs w:val="36"/>
        </w:rPr>
        <w:lastRenderedPageBreak/>
        <w:t>Abstract</w:t>
      </w:r>
    </w:p>
    <w:p w14:paraId="2A406BD6" w14:textId="75F34DBA" w:rsidR="00344299" w:rsidRDefault="00344299">
      <w:pPr>
        <w:widowControl/>
        <w:spacing w:beforeLines="50" w:before="156" w:afterLines="50" w:after="156" w:line="300" w:lineRule="auto"/>
        <w:ind w:firstLineChars="200" w:firstLine="480"/>
        <w:rPr>
          <w:color w:val="000000"/>
          <w:sz w:val="24"/>
        </w:rPr>
      </w:pPr>
      <w:r w:rsidRPr="00344299">
        <w:rPr>
          <w:color w:val="000000"/>
          <w:sz w:val="24"/>
        </w:rPr>
        <w:t>To address the problems in cabinet door panel processing, such as scattered cutting data management, low efficiency of manual layout, unstable board utilization, and difficulty in tracing layout results, this thesis designs and implements a cabinet door panel cutting and layout system. The backend of the system is developed using Spring Boot, MyBatis-Plus, and MySQL. JWT and interceptors are adopted to implement user authentication and interface access control. The web frontend is built with Vue 3, Vite, Pinia, Element Plus, and Canvas 2D, providing functions such as backend management, processing data entry, and visualization of layout results. In addition, a WeChat Mini Program is provided to support on-site data entry, customer management, board management, and layout result viewing. The system mainly consists of modules including user authentication, customer management, board management, order management, order detail management, leftover material management, layout result management, production task management, and layout algorithm solving. It realizes a complete business process from basic data maintenance, processing data entry, algorithm-based layout, result display, to production task management.</w:t>
      </w:r>
    </w:p>
    <w:p w14:paraId="39B5ED66" w14:textId="431CA255" w:rsidR="00344299" w:rsidRDefault="00344299">
      <w:pPr>
        <w:widowControl/>
        <w:spacing w:beforeLines="50" w:before="156" w:afterLines="50" w:after="156" w:line="300" w:lineRule="auto"/>
        <w:ind w:firstLineChars="200" w:firstLine="480"/>
        <w:rPr>
          <w:color w:val="000000"/>
          <w:sz w:val="24"/>
        </w:rPr>
      </w:pPr>
      <w:r w:rsidRPr="00344299">
        <w:rPr>
          <w:color w:val="000000"/>
          <w:sz w:val="24"/>
        </w:rPr>
        <w:t>The main innovation of this thesis lies in combining production business management with an intelligent cutting layout algorithm for practical cabinet door panel processing scenarios. Traditional manual layout depends heavily on worker experience, resulting in low efficiency and unstable layout quality. Simple greedy layout methods are fast but are easily affected by the input order of workpieces and may fall into suboptimal solutions. Therefore, this thesis designs a hybrid layout strategy based on tabu search and the skyline placement algorithm. The tabu search algorithm uses the ordering of rectangular workpieces as the optimization object, generates neighborhood solutions through random exchanges, and records visited states in a tabu list to reduce the risk of falling into local optima. During solution evaluation, the skyline algorithm is used to place workpieces. It maintains available skyline segments of the board, checks whether each workpiece can be placed in its original or rotated orientation under boundary, spacing, and size constraints, and selects a lower and more leftward position to improve layout compactness and material utilization.</w:t>
      </w:r>
    </w:p>
    <w:p w14:paraId="72A4D653" w14:textId="4BC7F43E" w:rsidR="00344299" w:rsidRDefault="00344299">
      <w:pPr>
        <w:widowControl/>
        <w:spacing w:beforeLines="50" w:before="156" w:afterLines="50" w:after="156" w:line="300" w:lineRule="auto"/>
        <w:ind w:firstLineChars="200" w:firstLine="480"/>
        <w:rPr>
          <w:color w:val="000000"/>
          <w:sz w:val="24"/>
        </w:rPr>
      </w:pPr>
      <w:r w:rsidRPr="00344299">
        <w:rPr>
          <w:color w:val="000000"/>
          <w:sz w:val="24"/>
        </w:rPr>
        <w:t xml:space="preserve">Furthermore, a multi-container solving mechanism is introduced in the algorithm implementation. When a single board cannot contain all workpieces, the system automatically removes the successfully placed workpieces and continues solving the layout for the remaining workpieces on the next board until all feasible workpieces are processed or an impossible workpiece is detected. The algorithm supports rotation control, gap constraints, utilization calculation, and placement coordinate output. As a result, the generated layout scheme not only satisfies actual processing constraints but can also be directly used for Canvas-based </w:t>
      </w:r>
      <w:r w:rsidRPr="00344299">
        <w:rPr>
          <w:color w:val="000000"/>
          <w:sz w:val="24"/>
        </w:rPr>
        <w:lastRenderedPageBreak/>
        <w:t>visualization and persistent storage. Through these designs, the system improves the automation level of cabinet door panel layout, enhances the interpretability and traceability of layout results, and provides technical support for more efficient material utilization in production.</w:t>
      </w:r>
    </w:p>
    <w:p w14:paraId="1A8ACFED" w14:textId="673E3721" w:rsidR="00344299" w:rsidRPr="00344299" w:rsidRDefault="00000000" w:rsidP="00344299">
      <w:pPr>
        <w:widowControl/>
        <w:spacing w:beforeLines="50" w:before="156" w:afterLines="50" w:after="156" w:line="300" w:lineRule="auto"/>
        <w:jc w:val="left"/>
        <w:rPr>
          <w:color w:val="000000"/>
          <w:sz w:val="24"/>
        </w:rPr>
        <w:sectPr w:rsidR="00344299" w:rsidRPr="00344299" w:rsidSect="008F2AF4">
          <w:headerReference w:type="default" r:id="rId17"/>
          <w:footerReference w:type="default" r:id="rId18"/>
          <w:headerReference w:type="first" r:id="rId19"/>
          <w:footerReference w:type="first" r:id="rId20"/>
          <w:pgSz w:w="11906" w:h="16838"/>
          <w:pgMar w:top="1134" w:right="1134" w:bottom="1134" w:left="1701" w:header="851" w:footer="425" w:gutter="0"/>
          <w:pgNumType w:fmt="upperRoman" w:start="1"/>
          <w:cols w:space="720"/>
          <w:docGrid w:type="linesAndChars" w:linePitch="312"/>
        </w:sectPr>
      </w:pPr>
      <w:r>
        <w:rPr>
          <w:rFonts w:hint="eastAsia"/>
          <w:b/>
          <w:bCs/>
          <w:color w:val="000000"/>
          <w:sz w:val="24"/>
        </w:rPr>
        <w:t>Key words:</w:t>
      </w:r>
      <w:r>
        <w:rPr>
          <w:rFonts w:hint="eastAsia"/>
          <w:color w:val="000000"/>
          <w:sz w:val="24"/>
        </w:rPr>
        <w:t xml:space="preserve"> </w:t>
      </w:r>
      <w:r w:rsidR="00344299" w:rsidRPr="00344299">
        <w:rPr>
          <w:color w:val="000000"/>
        </w:rPr>
        <w:t>panel cutting; layout algorithm; tabu search; skyline algorithm; multi-container layout; Spring Boot; Vue 3</w:t>
      </w:r>
    </w:p>
    <w:p w14:paraId="069F4BA3" w14:textId="77777777" w:rsidR="00130522" w:rsidRDefault="00000000">
      <w:pPr>
        <w:spacing w:beforeLines="100" w:before="312" w:afterLines="100" w:after="312"/>
        <w:jc w:val="center"/>
        <w:rPr>
          <w:noProof/>
        </w:rPr>
      </w:pPr>
      <w:r>
        <w:rPr>
          <w:b/>
          <w:color w:val="000000"/>
          <w:sz w:val="36"/>
          <w:lang w:val="zh-CN"/>
        </w:rPr>
        <w:lastRenderedPageBreak/>
        <w:t>目</w:t>
      </w:r>
      <w:r>
        <w:rPr>
          <w:rFonts w:hint="eastAsia"/>
          <w:b/>
          <w:color w:val="000000"/>
          <w:sz w:val="36"/>
        </w:rPr>
        <w:t xml:space="preserve"> </w:t>
      </w:r>
      <w:r>
        <w:rPr>
          <w:b/>
          <w:color w:val="000000"/>
          <w:sz w:val="36"/>
          <w:lang w:val="zh-CN"/>
        </w:rPr>
        <w:t>录</w:t>
      </w:r>
      <w:r>
        <w:rPr>
          <w:rFonts w:ascii="宋体" w:hAnsi="宋体"/>
          <w:color w:val="000000"/>
        </w:rPr>
        <w:fldChar w:fldCharType="begin"/>
      </w:r>
      <w:r>
        <w:rPr>
          <w:rFonts w:ascii="宋体" w:hAnsi="宋体"/>
          <w:color w:val="000000"/>
        </w:rPr>
        <w:instrText xml:space="preserve"> TOC \o "1-3" \h \z \u </w:instrText>
      </w:r>
      <w:r>
        <w:rPr>
          <w:rFonts w:ascii="宋体" w:hAnsi="宋体"/>
          <w:color w:val="000000"/>
        </w:rPr>
        <w:fldChar w:fldCharType="separate"/>
      </w:r>
    </w:p>
    <w:p w14:paraId="28257160" w14:textId="33EEBFF5" w:rsidR="00130522" w:rsidRDefault="00130522">
      <w:pPr>
        <w:pStyle w:val="TOC1"/>
        <w:tabs>
          <w:tab w:val="left" w:pos="1100"/>
          <w:tab w:val="right" w:leader="dot" w:pos="9061"/>
        </w:tabs>
        <w:rPr>
          <w:rFonts w:asciiTheme="minorHAnsi" w:eastAsiaTheme="minorEastAsia" w:hAnsiTheme="minorHAnsi" w:cstheme="minorBidi"/>
          <w:noProof/>
          <w:sz w:val="22"/>
          <w14:ligatures w14:val="standardContextual"/>
        </w:rPr>
      </w:pPr>
      <w:hyperlink w:anchor="_Toc229467652" w:history="1">
        <w:r w:rsidRPr="007044D5">
          <w:rPr>
            <w:rStyle w:val="afa"/>
            <w:noProof/>
          </w:rPr>
          <w:t>第</w:t>
        </w:r>
        <w:r w:rsidRPr="007044D5">
          <w:rPr>
            <w:rStyle w:val="afa"/>
            <w:noProof/>
          </w:rPr>
          <w:t>1</w:t>
        </w:r>
        <w:r w:rsidRPr="007044D5">
          <w:rPr>
            <w:rStyle w:val="afa"/>
            <w:noProof/>
          </w:rPr>
          <w:t>章</w:t>
        </w:r>
        <w:r>
          <w:rPr>
            <w:rFonts w:asciiTheme="minorHAnsi" w:eastAsiaTheme="minorEastAsia" w:hAnsiTheme="minorHAnsi" w:cstheme="minorBidi"/>
            <w:noProof/>
            <w:sz w:val="22"/>
            <w14:ligatures w14:val="standardContextual"/>
          </w:rPr>
          <w:tab/>
        </w:r>
        <w:r w:rsidRPr="007044D5">
          <w:rPr>
            <w:rStyle w:val="afa"/>
            <w:noProof/>
          </w:rPr>
          <w:t>引言</w:t>
        </w:r>
        <w:r>
          <w:rPr>
            <w:noProof/>
            <w:webHidden/>
          </w:rPr>
          <w:tab/>
        </w:r>
        <w:r>
          <w:rPr>
            <w:noProof/>
            <w:webHidden/>
          </w:rPr>
          <w:fldChar w:fldCharType="begin"/>
        </w:r>
        <w:r>
          <w:rPr>
            <w:noProof/>
            <w:webHidden/>
          </w:rPr>
          <w:instrText xml:space="preserve"> PAGEREF _Toc229467652 \h </w:instrText>
        </w:r>
        <w:r>
          <w:rPr>
            <w:noProof/>
            <w:webHidden/>
          </w:rPr>
        </w:r>
        <w:r>
          <w:rPr>
            <w:noProof/>
            <w:webHidden/>
          </w:rPr>
          <w:fldChar w:fldCharType="separate"/>
        </w:r>
        <w:r>
          <w:rPr>
            <w:noProof/>
            <w:webHidden/>
          </w:rPr>
          <w:t>1</w:t>
        </w:r>
        <w:r>
          <w:rPr>
            <w:noProof/>
            <w:webHidden/>
          </w:rPr>
          <w:fldChar w:fldCharType="end"/>
        </w:r>
      </w:hyperlink>
    </w:p>
    <w:p w14:paraId="3F7B3C74" w14:textId="62A94FC4" w:rsidR="00130522" w:rsidRDefault="00130522">
      <w:pPr>
        <w:pStyle w:val="TOC2"/>
        <w:tabs>
          <w:tab w:val="left" w:pos="1100"/>
          <w:tab w:val="right" w:leader="dot" w:pos="9061"/>
        </w:tabs>
        <w:ind w:left="420"/>
        <w:rPr>
          <w:rFonts w:asciiTheme="minorHAnsi" w:eastAsiaTheme="minorEastAsia" w:hAnsiTheme="minorHAnsi" w:cstheme="minorBidi"/>
          <w:noProof/>
          <w:sz w:val="22"/>
          <w14:ligatures w14:val="standardContextual"/>
        </w:rPr>
      </w:pPr>
      <w:hyperlink w:anchor="_Toc229467653" w:history="1">
        <w:r w:rsidRPr="007044D5">
          <w:rPr>
            <w:rStyle w:val="afa"/>
            <w:noProof/>
          </w:rPr>
          <w:t>1.1</w:t>
        </w:r>
        <w:r>
          <w:rPr>
            <w:rFonts w:asciiTheme="minorHAnsi" w:eastAsiaTheme="minorEastAsia" w:hAnsiTheme="minorHAnsi" w:cstheme="minorBidi"/>
            <w:noProof/>
            <w:sz w:val="22"/>
            <w14:ligatures w14:val="standardContextual"/>
          </w:rPr>
          <w:tab/>
        </w:r>
        <w:r w:rsidRPr="007044D5">
          <w:rPr>
            <w:rStyle w:val="afa"/>
            <w:noProof/>
          </w:rPr>
          <w:t>课题研究的背景与发展现状</w:t>
        </w:r>
        <w:r>
          <w:rPr>
            <w:noProof/>
            <w:webHidden/>
          </w:rPr>
          <w:tab/>
        </w:r>
        <w:r>
          <w:rPr>
            <w:noProof/>
            <w:webHidden/>
          </w:rPr>
          <w:fldChar w:fldCharType="begin"/>
        </w:r>
        <w:r>
          <w:rPr>
            <w:noProof/>
            <w:webHidden/>
          </w:rPr>
          <w:instrText xml:space="preserve"> PAGEREF _Toc229467653 \h </w:instrText>
        </w:r>
        <w:r>
          <w:rPr>
            <w:noProof/>
            <w:webHidden/>
          </w:rPr>
        </w:r>
        <w:r>
          <w:rPr>
            <w:noProof/>
            <w:webHidden/>
          </w:rPr>
          <w:fldChar w:fldCharType="separate"/>
        </w:r>
        <w:r>
          <w:rPr>
            <w:noProof/>
            <w:webHidden/>
          </w:rPr>
          <w:t>1</w:t>
        </w:r>
        <w:r>
          <w:rPr>
            <w:noProof/>
            <w:webHidden/>
          </w:rPr>
          <w:fldChar w:fldCharType="end"/>
        </w:r>
      </w:hyperlink>
    </w:p>
    <w:p w14:paraId="75CAFA0A" w14:textId="2A169A61" w:rsidR="00130522" w:rsidRDefault="00130522">
      <w:pPr>
        <w:pStyle w:val="TOC2"/>
        <w:tabs>
          <w:tab w:val="left" w:pos="1100"/>
          <w:tab w:val="right" w:leader="dot" w:pos="9061"/>
        </w:tabs>
        <w:ind w:left="420"/>
        <w:rPr>
          <w:rFonts w:asciiTheme="minorHAnsi" w:eastAsiaTheme="minorEastAsia" w:hAnsiTheme="minorHAnsi" w:cstheme="minorBidi"/>
          <w:noProof/>
          <w:sz w:val="22"/>
          <w14:ligatures w14:val="standardContextual"/>
        </w:rPr>
      </w:pPr>
      <w:hyperlink w:anchor="_Toc229467654" w:history="1">
        <w:r w:rsidRPr="007044D5">
          <w:rPr>
            <w:rStyle w:val="afa"/>
            <w:noProof/>
          </w:rPr>
          <w:t>1.2</w:t>
        </w:r>
        <w:r>
          <w:rPr>
            <w:rFonts w:asciiTheme="minorHAnsi" w:eastAsiaTheme="minorEastAsia" w:hAnsiTheme="minorHAnsi" w:cstheme="minorBidi"/>
            <w:noProof/>
            <w:sz w:val="22"/>
            <w14:ligatures w14:val="standardContextual"/>
          </w:rPr>
          <w:tab/>
        </w:r>
        <w:r w:rsidRPr="007044D5">
          <w:rPr>
            <w:rStyle w:val="afa"/>
            <w:noProof/>
          </w:rPr>
          <w:t>课题研究的目的和意义</w:t>
        </w:r>
        <w:r>
          <w:rPr>
            <w:noProof/>
            <w:webHidden/>
          </w:rPr>
          <w:tab/>
        </w:r>
        <w:r>
          <w:rPr>
            <w:noProof/>
            <w:webHidden/>
          </w:rPr>
          <w:fldChar w:fldCharType="begin"/>
        </w:r>
        <w:r>
          <w:rPr>
            <w:noProof/>
            <w:webHidden/>
          </w:rPr>
          <w:instrText xml:space="preserve"> PAGEREF _Toc229467654 \h </w:instrText>
        </w:r>
        <w:r>
          <w:rPr>
            <w:noProof/>
            <w:webHidden/>
          </w:rPr>
        </w:r>
        <w:r>
          <w:rPr>
            <w:noProof/>
            <w:webHidden/>
          </w:rPr>
          <w:fldChar w:fldCharType="separate"/>
        </w:r>
        <w:r>
          <w:rPr>
            <w:noProof/>
            <w:webHidden/>
          </w:rPr>
          <w:t>2</w:t>
        </w:r>
        <w:r>
          <w:rPr>
            <w:noProof/>
            <w:webHidden/>
          </w:rPr>
          <w:fldChar w:fldCharType="end"/>
        </w:r>
      </w:hyperlink>
    </w:p>
    <w:p w14:paraId="06E751EA" w14:textId="22B339A5" w:rsidR="00130522" w:rsidRDefault="00130522">
      <w:pPr>
        <w:pStyle w:val="TOC2"/>
        <w:tabs>
          <w:tab w:val="left" w:pos="1100"/>
          <w:tab w:val="right" w:leader="dot" w:pos="9061"/>
        </w:tabs>
        <w:ind w:left="420"/>
        <w:rPr>
          <w:rFonts w:asciiTheme="minorHAnsi" w:eastAsiaTheme="minorEastAsia" w:hAnsiTheme="minorHAnsi" w:cstheme="minorBidi"/>
          <w:noProof/>
          <w:sz w:val="22"/>
          <w14:ligatures w14:val="standardContextual"/>
        </w:rPr>
      </w:pPr>
      <w:hyperlink w:anchor="_Toc229467655" w:history="1">
        <w:r w:rsidRPr="007044D5">
          <w:rPr>
            <w:rStyle w:val="afa"/>
            <w:noProof/>
          </w:rPr>
          <w:t>1.3</w:t>
        </w:r>
        <w:r>
          <w:rPr>
            <w:rFonts w:asciiTheme="minorHAnsi" w:eastAsiaTheme="minorEastAsia" w:hAnsiTheme="minorHAnsi" w:cstheme="minorBidi"/>
            <w:noProof/>
            <w:sz w:val="22"/>
            <w14:ligatures w14:val="standardContextual"/>
          </w:rPr>
          <w:tab/>
        </w:r>
        <w:r w:rsidRPr="007044D5">
          <w:rPr>
            <w:rStyle w:val="afa"/>
            <w:noProof/>
          </w:rPr>
          <w:t>课题研究的主要内容</w:t>
        </w:r>
        <w:r>
          <w:rPr>
            <w:noProof/>
            <w:webHidden/>
          </w:rPr>
          <w:tab/>
        </w:r>
        <w:r>
          <w:rPr>
            <w:noProof/>
            <w:webHidden/>
          </w:rPr>
          <w:fldChar w:fldCharType="begin"/>
        </w:r>
        <w:r>
          <w:rPr>
            <w:noProof/>
            <w:webHidden/>
          </w:rPr>
          <w:instrText xml:space="preserve"> PAGEREF _Toc229467655 \h </w:instrText>
        </w:r>
        <w:r>
          <w:rPr>
            <w:noProof/>
            <w:webHidden/>
          </w:rPr>
        </w:r>
        <w:r>
          <w:rPr>
            <w:noProof/>
            <w:webHidden/>
          </w:rPr>
          <w:fldChar w:fldCharType="separate"/>
        </w:r>
        <w:r>
          <w:rPr>
            <w:noProof/>
            <w:webHidden/>
          </w:rPr>
          <w:t>2</w:t>
        </w:r>
        <w:r>
          <w:rPr>
            <w:noProof/>
            <w:webHidden/>
          </w:rPr>
          <w:fldChar w:fldCharType="end"/>
        </w:r>
      </w:hyperlink>
    </w:p>
    <w:p w14:paraId="733E3048" w14:textId="1C7F56BE" w:rsidR="00130522" w:rsidRDefault="00130522">
      <w:pPr>
        <w:pStyle w:val="TOC1"/>
        <w:tabs>
          <w:tab w:val="left" w:pos="1100"/>
          <w:tab w:val="right" w:leader="dot" w:pos="9061"/>
        </w:tabs>
        <w:rPr>
          <w:rFonts w:asciiTheme="minorHAnsi" w:eastAsiaTheme="minorEastAsia" w:hAnsiTheme="minorHAnsi" w:cstheme="minorBidi"/>
          <w:noProof/>
          <w:sz w:val="22"/>
          <w14:ligatures w14:val="standardContextual"/>
        </w:rPr>
      </w:pPr>
      <w:hyperlink w:anchor="_Toc229467658" w:history="1">
        <w:r w:rsidRPr="007044D5">
          <w:rPr>
            <w:rStyle w:val="afa"/>
            <w:noProof/>
          </w:rPr>
          <w:t>第</w:t>
        </w:r>
        <w:r w:rsidRPr="007044D5">
          <w:rPr>
            <w:rStyle w:val="afa"/>
            <w:noProof/>
          </w:rPr>
          <w:t>2</w:t>
        </w:r>
        <w:r w:rsidRPr="007044D5">
          <w:rPr>
            <w:rStyle w:val="afa"/>
            <w:noProof/>
          </w:rPr>
          <w:t>章</w:t>
        </w:r>
        <w:r>
          <w:rPr>
            <w:rFonts w:asciiTheme="minorHAnsi" w:eastAsiaTheme="minorEastAsia" w:hAnsiTheme="minorHAnsi" w:cstheme="minorBidi"/>
            <w:noProof/>
            <w:sz w:val="22"/>
            <w14:ligatures w14:val="standardContextual"/>
          </w:rPr>
          <w:tab/>
        </w:r>
        <w:r w:rsidRPr="007044D5">
          <w:rPr>
            <w:rStyle w:val="afa"/>
            <w:noProof/>
          </w:rPr>
          <w:t>主要技术与方案选择</w:t>
        </w:r>
        <w:r>
          <w:rPr>
            <w:noProof/>
            <w:webHidden/>
          </w:rPr>
          <w:tab/>
        </w:r>
        <w:r>
          <w:rPr>
            <w:noProof/>
            <w:webHidden/>
          </w:rPr>
          <w:fldChar w:fldCharType="begin"/>
        </w:r>
        <w:r>
          <w:rPr>
            <w:noProof/>
            <w:webHidden/>
          </w:rPr>
          <w:instrText xml:space="preserve"> PAGEREF _Toc229467658 \h </w:instrText>
        </w:r>
        <w:r>
          <w:rPr>
            <w:noProof/>
            <w:webHidden/>
          </w:rPr>
        </w:r>
        <w:r>
          <w:rPr>
            <w:noProof/>
            <w:webHidden/>
          </w:rPr>
          <w:fldChar w:fldCharType="separate"/>
        </w:r>
        <w:r>
          <w:rPr>
            <w:noProof/>
            <w:webHidden/>
          </w:rPr>
          <w:t>4</w:t>
        </w:r>
        <w:r>
          <w:rPr>
            <w:noProof/>
            <w:webHidden/>
          </w:rPr>
          <w:fldChar w:fldCharType="end"/>
        </w:r>
      </w:hyperlink>
    </w:p>
    <w:p w14:paraId="33CF35CA" w14:textId="26C42C3F" w:rsidR="00130522" w:rsidRDefault="00130522">
      <w:pPr>
        <w:pStyle w:val="TOC2"/>
        <w:tabs>
          <w:tab w:val="left" w:pos="1100"/>
          <w:tab w:val="right" w:leader="dot" w:pos="9061"/>
        </w:tabs>
        <w:ind w:left="420"/>
        <w:rPr>
          <w:rFonts w:asciiTheme="minorHAnsi" w:eastAsiaTheme="minorEastAsia" w:hAnsiTheme="minorHAnsi" w:cstheme="minorBidi"/>
          <w:noProof/>
          <w:sz w:val="22"/>
          <w14:ligatures w14:val="standardContextual"/>
        </w:rPr>
      </w:pPr>
      <w:hyperlink w:anchor="_Toc229467661" w:history="1">
        <w:r w:rsidRPr="007044D5">
          <w:rPr>
            <w:rStyle w:val="afa"/>
            <w:noProof/>
          </w:rPr>
          <w:t>2.1</w:t>
        </w:r>
        <w:r>
          <w:rPr>
            <w:rFonts w:asciiTheme="minorHAnsi" w:eastAsiaTheme="minorEastAsia" w:hAnsiTheme="minorHAnsi" w:cstheme="minorBidi"/>
            <w:noProof/>
            <w:sz w:val="22"/>
            <w14:ligatures w14:val="standardContextual"/>
          </w:rPr>
          <w:tab/>
        </w:r>
        <w:r w:rsidRPr="007044D5">
          <w:rPr>
            <w:rStyle w:val="afa"/>
            <w:noProof/>
          </w:rPr>
          <w:t>相关技术介绍</w:t>
        </w:r>
        <w:r>
          <w:rPr>
            <w:noProof/>
            <w:webHidden/>
          </w:rPr>
          <w:tab/>
        </w:r>
        <w:r>
          <w:rPr>
            <w:noProof/>
            <w:webHidden/>
          </w:rPr>
          <w:fldChar w:fldCharType="begin"/>
        </w:r>
        <w:r>
          <w:rPr>
            <w:noProof/>
            <w:webHidden/>
          </w:rPr>
          <w:instrText xml:space="preserve"> PAGEREF _Toc229467661 \h </w:instrText>
        </w:r>
        <w:r>
          <w:rPr>
            <w:noProof/>
            <w:webHidden/>
          </w:rPr>
        </w:r>
        <w:r>
          <w:rPr>
            <w:noProof/>
            <w:webHidden/>
          </w:rPr>
          <w:fldChar w:fldCharType="separate"/>
        </w:r>
        <w:r>
          <w:rPr>
            <w:noProof/>
            <w:webHidden/>
          </w:rPr>
          <w:t>4</w:t>
        </w:r>
        <w:r>
          <w:rPr>
            <w:noProof/>
            <w:webHidden/>
          </w:rPr>
          <w:fldChar w:fldCharType="end"/>
        </w:r>
      </w:hyperlink>
    </w:p>
    <w:p w14:paraId="2F4F5522" w14:textId="551CF4A7" w:rsidR="00130522" w:rsidRDefault="00130522">
      <w:pPr>
        <w:pStyle w:val="TOC2"/>
        <w:tabs>
          <w:tab w:val="left" w:pos="1100"/>
          <w:tab w:val="right" w:leader="dot" w:pos="9061"/>
        </w:tabs>
        <w:ind w:left="420"/>
        <w:rPr>
          <w:rFonts w:asciiTheme="minorHAnsi" w:eastAsiaTheme="minorEastAsia" w:hAnsiTheme="minorHAnsi" w:cstheme="minorBidi"/>
          <w:noProof/>
          <w:sz w:val="22"/>
          <w14:ligatures w14:val="standardContextual"/>
        </w:rPr>
      </w:pPr>
      <w:hyperlink w:anchor="_Toc229467662" w:history="1">
        <w:r w:rsidRPr="007044D5">
          <w:rPr>
            <w:rStyle w:val="afa"/>
            <w:noProof/>
          </w:rPr>
          <w:t>2.2</w:t>
        </w:r>
        <w:r>
          <w:rPr>
            <w:rFonts w:asciiTheme="minorHAnsi" w:eastAsiaTheme="minorEastAsia" w:hAnsiTheme="minorHAnsi" w:cstheme="minorBidi"/>
            <w:noProof/>
            <w:sz w:val="22"/>
            <w14:ligatures w14:val="standardContextual"/>
          </w:rPr>
          <w:tab/>
        </w:r>
        <w:r w:rsidRPr="007044D5">
          <w:rPr>
            <w:rStyle w:val="afa"/>
            <w:noProof/>
          </w:rPr>
          <w:t>系统方案选择</w:t>
        </w:r>
        <w:r>
          <w:rPr>
            <w:noProof/>
            <w:webHidden/>
          </w:rPr>
          <w:tab/>
        </w:r>
        <w:r>
          <w:rPr>
            <w:noProof/>
            <w:webHidden/>
          </w:rPr>
          <w:fldChar w:fldCharType="begin"/>
        </w:r>
        <w:r>
          <w:rPr>
            <w:noProof/>
            <w:webHidden/>
          </w:rPr>
          <w:instrText xml:space="preserve"> PAGEREF _Toc229467662 \h </w:instrText>
        </w:r>
        <w:r>
          <w:rPr>
            <w:noProof/>
            <w:webHidden/>
          </w:rPr>
        </w:r>
        <w:r>
          <w:rPr>
            <w:noProof/>
            <w:webHidden/>
          </w:rPr>
          <w:fldChar w:fldCharType="separate"/>
        </w:r>
        <w:r>
          <w:rPr>
            <w:noProof/>
            <w:webHidden/>
          </w:rPr>
          <w:t>4</w:t>
        </w:r>
        <w:r>
          <w:rPr>
            <w:noProof/>
            <w:webHidden/>
          </w:rPr>
          <w:fldChar w:fldCharType="end"/>
        </w:r>
      </w:hyperlink>
    </w:p>
    <w:p w14:paraId="1181CF86" w14:textId="590A897D" w:rsidR="00130522" w:rsidRDefault="00130522">
      <w:pPr>
        <w:pStyle w:val="TOC3"/>
        <w:tabs>
          <w:tab w:val="left" w:pos="1760"/>
          <w:tab w:val="right" w:leader="dot" w:pos="9061"/>
        </w:tabs>
        <w:ind w:left="840"/>
        <w:rPr>
          <w:rFonts w:asciiTheme="minorHAnsi" w:eastAsiaTheme="minorEastAsia" w:hAnsiTheme="minorHAnsi" w:cstheme="minorBidi"/>
          <w:noProof/>
          <w:sz w:val="22"/>
          <w14:ligatures w14:val="standardContextual"/>
        </w:rPr>
      </w:pPr>
      <w:hyperlink w:anchor="_Toc229467663" w:history="1">
        <w:r w:rsidRPr="007044D5">
          <w:rPr>
            <w:rStyle w:val="afa"/>
            <w:noProof/>
          </w:rPr>
          <w:t>2.2.1</w:t>
        </w:r>
        <w:r>
          <w:rPr>
            <w:rFonts w:asciiTheme="minorHAnsi" w:eastAsiaTheme="minorEastAsia" w:hAnsiTheme="minorHAnsi" w:cstheme="minorBidi"/>
            <w:noProof/>
            <w:sz w:val="22"/>
            <w14:ligatures w14:val="standardContextual"/>
          </w:rPr>
          <w:tab/>
        </w:r>
        <w:r w:rsidRPr="007044D5">
          <w:rPr>
            <w:rStyle w:val="afa"/>
            <w:noProof/>
          </w:rPr>
          <w:t>排样算法方案选择</w:t>
        </w:r>
        <w:r>
          <w:rPr>
            <w:noProof/>
            <w:webHidden/>
          </w:rPr>
          <w:tab/>
        </w:r>
        <w:r>
          <w:rPr>
            <w:noProof/>
            <w:webHidden/>
          </w:rPr>
          <w:fldChar w:fldCharType="begin"/>
        </w:r>
        <w:r>
          <w:rPr>
            <w:noProof/>
            <w:webHidden/>
          </w:rPr>
          <w:instrText xml:space="preserve"> PAGEREF _Toc229467663 \h </w:instrText>
        </w:r>
        <w:r>
          <w:rPr>
            <w:noProof/>
            <w:webHidden/>
          </w:rPr>
        </w:r>
        <w:r>
          <w:rPr>
            <w:noProof/>
            <w:webHidden/>
          </w:rPr>
          <w:fldChar w:fldCharType="separate"/>
        </w:r>
        <w:r>
          <w:rPr>
            <w:noProof/>
            <w:webHidden/>
          </w:rPr>
          <w:t>4</w:t>
        </w:r>
        <w:r>
          <w:rPr>
            <w:noProof/>
            <w:webHidden/>
          </w:rPr>
          <w:fldChar w:fldCharType="end"/>
        </w:r>
      </w:hyperlink>
    </w:p>
    <w:p w14:paraId="3C02F6CF" w14:textId="103A16D8" w:rsidR="00130522" w:rsidRDefault="00130522">
      <w:pPr>
        <w:pStyle w:val="TOC2"/>
        <w:tabs>
          <w:tab w:val="left" w:pos="1100"/>
          <w:tab w:val="right" w:leader="dot" w:pos="9061"/>
        </w:tabs>
        <w:ind w:left="420"/>
        <w:rPr>
          <w:rFonts w:asciiTheme="minorHAnsi" w:eastAsiaTheme="minorEastAsia" w:hAnsiTheme="minorHAnsi" w:cstheme="minorBidi"/>
          <w:noProof/>
          <w:sz w:val="22"/>
          <w14:ligatures w14:val="standardContextual"/>
        </w:rPr>
      </w:pPr>
      <w:hyperlink w:anchor="_Toc229467664" w:history="1">
        <w:r w:rsidRPr="007044D5">
          <w:rPr>
            <w:rStyle w:val="afa"/>
            <w:noProof/>
          </w:rPr>
          <w:t>2.3</w:t>
        </w:r>
        <w:r>
          <w:rPr>
            <w:rFonts w:asciiTheme="minorHAnsi" w:eastAsiaTheme="minorEastAsia" w:hAnsiTheme="minorHAnsi" w:cstheme="minorBidi"/>
            <w:noProof/>
            <w:sz w:val="22"/>
            <w14:ligatures w14:val="standardContextual"/>
          </w:rPr>
          <w:tab/>
        </w:r>
        <w:r w:rsidRPr="007044D5">
          <w:rPr>
            <w:rStyle w:val="afa"/>
            <w:noProof/>
          </w:rPr>
          <w:t>开发环境与工具</w:t>
        </w:r>
        <w:r>
          <w:rPr>
            <w:noProof/>
            <w:webHidden/>
          </w:rPr>
          <w:tab/>
        </w:r>
        <w:r>
          <w:rPr>
            <w:noProof/>
            <w:webHidden/>
          </w:rPr>
          <w:fldChar w:fldCharType="begin"/>
        </w:r>
        <w:r>
          <w:rPr>
            <w:noProof/>
            <w:webHidden/>
          </w:rPr>
          <w:instrText xml:space="preserve"> PAGEREF _Toc229467664 \h </w:instrText>
        </w:r>
        <w:r>
          <w:rPr>
            <w:noProof/>
            <w:webHidden/>
          </w:rPr>
        </w:r>
        <w:r>
          <w:rPr>
            <w:noProof/>
            <w:webHidden/>
          </w:rPr>
          <w:fldChar w:fldCharType="separate"/>
        </w:r>
        <w:r>
          <w:rPr>
            <w:noProof/>
            <w:webHidden/>
          </w:rPr>
          <w:t>6</w:t>
        </w:r>
        <w:r>
          <w:rPr>
            <w:noProof/>
            <w:webHidden/>
          </w:rPr>
          <w:fldChar w:fldCharType="end"/>
        </w:r>
      </w:hyperlink>
    </w:p>
    <w:p w14:paraId="58C346B4" w14:textId="3509676C" w:rsidR="00130522" w:rsidRDefault="00130522">
      <w:pPr>
        <w:pStyle w:val="TOC1"/>
        <w:tabs>
          <w:tab w:val="left" w:pos="1100"/>
          <w:tab w:val="right" w:leader="dot" w:pos="9061"/>
        </w:tabs>
        <w:rPr>
          <w:rFonts w:asciiTheme="minorHAnsi" w:eastAsiaTheme="minorEastAsia" w:hAnsiTheme="minorHAnsi" w:cstheme="minorBidi"/>
          <w:noProof/>
          <w:sz w:val="22"/>
          <w14:ligatures w14:val="standardContextual"/>
        </w:rPr>
      </w:pPr>
      <w:hyperlink w:anchor="_Toc229467665" w:history="1">
        <w:r w:rsidRPr="007044D5">
          <w:rPr>
            <w:rStyle w:val="afa"/>
            <w:noProof/>
          </w:rPr>
          <w:t>第</w:t>
        </w:r>
        <w:r w:rsidRPr="007044D5">
          <w:rPr>
            <w:rStyle w:val="afa"/>
            <w:noProof/>
          </w:rPr>
          <w:t>3</w:t>
        </w:r>
        <w:r w:rsidRPr="007044D5">
          <w:rPr>
            <w:rStyle w:val="afa"/>
            <w:noProof/>
          </w:rPr>
          <w:t>章</w:t>
        </w:r>
        <w:r>
          <w:rPr>
            <w:rFonts w:asciiTheme="minorHAnsi" w:eastAsiaTheme="minorEastAsia" w:hAnsiTheme="minorHAnsi" w:cstheme="minorBidi"/>
            <w:noProof/>
            <w:sz w:val="22"/>
            <w14:ligatures w14:val="standardContextual"/>
          </w:rPr>
          <w:tab/>
        </w:r>
        <w:r w:rsidRPr="007044D5">
          <w:rPr>
            <w:rStyle w:val="afa"/>
            <w:noProof/>
          </w:rPr>
          <w:t>系统分析与设计</w:t>
        </w:r>
        <w:r>
          <w:rPr>
            <w:noProof/>
            <w:webHidden/>
          </w:rPr>
          <w:tab/>
        </w:r>
        <w:r>
          <w:rPr>
            <w:noProof/>
            <w:webHidden/>
          </w:rPr>
          <w:fldChar w:fldCharType="begin"/>
        </w:r>
        <w:r>
          <w:rPr>
            <w:noProof/>
            <w:webHidden/>
          </w:rPr>
          <w:instrText xml:space="preserve"> PAGEREF _Toc229467665 \h </w:instrText>
        </w:r>
        <w:r>
          <w:rPr>
            <w:noProof/>
            <w:webHidden/>
          </w:rPr>
        </w:r>
        <w:r>
          <w:rPr>
            <w:noProof/>
            <w:webHidden/>
          </w:rPr>
          <w:fldChar w:fldCharType="separate"/>
        </w:r>
        <w:r>
          <w:rPr>
            <w:noProof/>
            <w:webHidden/>
          </w:rPr>
          <w:t>7</w:t>
        </w:r>
        <w:r>
          <w:rPr>
            <w:noProof/>
            <w:webHidden/>
          </w:rPr>
          <w:fldChar w:fldCharType="end"/>
        </w:r>
      </w:hyperlink>
    </w:p>
    <w:p w14:paraId="567C499F" w14:textId="327E6D27" w:rsidR="00130522" w:rsidRDefault="00130522">
      <w:pPr>
        <w:pStyle w:val="TOC2"/>
        <w:tabs>
          <w:tab w:val="left" w:pos="1100"/>
          <w:tab w:val="right" w:leader="dot" w:pos="9061"/>
        </w:tabs>
        <w:ind w:left="420"/>
        <w:rPr>
          <w:rFonts w:asciiTheme="minorHAnsi" w:eastAsiaTheme="minorEastAsia" w:hAnsiTheme="minorHAnsi" w:cstheme="minorBidi"/>
          <w:noProof/>
          <w:sz w:val="22"/>
          <w14:ligatures w14:val="standardContextual"/>
        </w:rPr>
      </w:pPr>
      <w:hyperlink w:anchor="_Toc229467666" w:history="1">
        <w:r w:rsidRPr="007044D5">
          <w:rPr>
            <w:rStyle w:val="afa"/>
            <w:noProof/>
          </w:rPr>
          <w:t>3.1</w:t>
        </w:r>
        <w:r>
          <w:rPr>
            <w:rFonts w:asciiTheme="minorHAnsi" w:eastAsiaTheme="minorEastAsia" w:hAnsiTheme="minorHAnsi" w:cstheme="minorBidi"/>
            <w:noProof/>
            <w:sz w:val="22"/>
            <w14:ligatures w14:val="standardContextual"/>
          </w:rPr>
          <w:tab/>
        </w:r>
        <w:r w:rsidRPr="007044D5">
          <w:rPr>
            <w:rStyle w:val="afa"/>
            <w:noProof/>
          </w:rPr>
          <w:t>需求分析</w:t>
        </w:r>
        <w:r>
          <w:rPr>
            <w:noProof/>
            <w:webHidden/>
          </w:rPr>
          <w:tab/>
        </w:r>
        <w:r>
          <w:rPr>
            <w:noProof/>
            <w:webHidden/>
          </w:rPr>
          <w:fldChar w:fldCharType="begin"/>
        </w:r>
        <w:r>
          <w:rPr>
            <w:noProof/>
            <w:webHidden/>
          </w:rPr>
          <w:instrText xml:space="preserve"> PAGEREF _Toc229467666 \h </w:instrText>
        </w:r>
        <w:r>
          <w:rPr>
            <w:noProof/>
            <w:webHidden/>
          </w:rPr>
        </w:r>
        <w:r>
          <w:rPr>
            <w:noProof/>
            <w:webHidden/>
          </w:rPr>
          <w:fldChar w:fldCharType="separate"/>
        </w:r>
        <w:r>
          <w:rPr>
            <w:noProof/>
            <w:webHidden/>
          </w:rPr>
          <w:t>7</w:t>
        </w:r>
        <w:r>
          <w:rPr>
            <w:noProof/>
            <w:webHidden/>
          </w:rPr>
          <w:fldChar w:fldCharType="end"/>
        </w:r>
      </w:hyperlink>
    </w:p>
    <w:p w14:paraId="7921379E" w14:textId="04E3CA35" w:rsidR="00130522" w:rsidRDefault="00130522">
      <w:pPr>
        <w:pStyle w:val="TOC3"/>
        <w:tabs>
          <w:tab w:val="left" w:pos="1760"/>
          <w:tab w:val="right" w:leader="dot" w:pos="9061"/>
        </w:tabs>
        <w:ind w:left="840"/>
        <w:rPr>
          <w:rFonts w:asciiTheme="minorHAnsi" w:eastAsiaTheme="minorEastAsia" w:hAnsiTheme="minorHAnsi" w:cstheme="minorBidi"/>
          <w:noProof/>
          <w:sz w:val="22"/>
          <w14:ligatures w14:val="standardContextual"/>
        </w:rPr>
      </w:pPr>
      <w:hyperlink w:anchor="_Toc229467667" w:history="1">
        <w:r w:rsidRPr="007044D5">
          <w:rPr>
            <w:rStyle w:val="afa"/>
            <w:noProof/>
          </w:rPr>
          <w:t>3.1.1</w:t>
        </w:r>
        <w:r>
          <w:rPr>
            <w:rFonts w:asciiTheme="minorHAnsi" w:eastAsiaTheme="minorEastAsia" w:hAnsiTheme="minorHAnsi" w:cstheme="minorBidi"/>
            <w:noProof/>
            <w:sz w:val="22"/>
            <w14:ligatures w14:val="standardContextual"/>
          </w:rPr>
          <w:tab/>
        </w:r>
        <w:r w:rsidRPr="007044D5">
          <w:rPr>
            <w:rStyle w:val="afa"/>
            <w:noProof/>
          </w:rPr>
          <w:t>可行性分析</w:t>
        </w:r>
        <w:r>
          <w:rPr>
            <w:noProof/>
            <w:webHidden/>
          </w:rPr>
          <w:tab/>
        </w:r>
        <w:r>
          <w:rPr>
            <w:noProof/>
            <w:webHidden/>
          </w:rPr>
          <w:fldChar w:fldCharType="begin"/>
        </w:r>
        <w:r>
          <w:rPr>
            <w:noProof/>
            <w:webHidden/>
          </w:rPr>
          <w:instrText xml:space="preserve"> PAGEREF _Toc229467667 \h </w:instrText>
        </w:r>
        <w:r>
          <w:rPr>
            <w:noProof/>
            <w:webHidden/>
          </w:rPr>
        </w:r>
        <w:r>
          <w:rPr>
            <w:noProof/>
            <w:webHidden/>
          </w:rPr>
          <w:fldChar w:fldCharType="separate"/>
        </w:r>
        <w:r>
          <w:rPr>
            <w:noProof/>
            <w:webHidden/>
          </w:rPr>
          <w:t>7</w:t>
        </w:r>
        <w:r>
          <w:rPr>
            <w:noProof/>
            <w:webHidden/>
          </w:rPr>
          <w:fldChar w:fldCharType="end"/>
        </w:r>
      </w:hyperlink>
    </w:p>
    <w:p w14:paraId="0A5FA6F5" w14:textId="38D13E91" w:rsidR="00130522" w:rsidRDefault="00130522">
      <w:pPr>
        <w:pStyle w:val="TOC3"/>
        <w:tabs>
          <w:tab w:val="left" w:pos="1760"/>
          <w:tab w:val="right" w:leader="dot" w:pos="9061"/>
        </w:tabs>
        <w:ind w:left="840"/>
        <w:rPr>
          <w:rFonts w:asciiTheme="minorHAnsi" w:eastAsiaTheme="minorEastAsia" w:hAnsiTheme="minorHAnsi" w:cstheme="minorBidi"/>
          <w:noProof/>
          <w:sz w:val="22"/>
          <w14:ligatures w14:val="standardContextual"/>
        </w:rPr>
      </w:pPr>
      <w:hyperlink w:anchor="_Toc229467668" w:history="1">
        <w:r w:rsidRPr="007044D5">
          <w:rPr>
            <w:rStyle w:val="afa"/>
            <w:noProof/>
          </w:rPr>
          <w:t>3.1.2</w:t>
        </w:r>
        <w:r>
          <w:rPr>
            <w:rFonts w:asciiTheme="minorHAnsi" w:eastAsiaTheme="minorEastAsia" w:hAnsiTheme="minorHAnsi" w:cstheme="minorBidi"/>
            <w:noProof/>
            <w:sz w:val="22"/>
            <w14:ligatures w14:val="standardContextual"/>
          </w:rPr>
          <w:tab/>
        </w:r>
        <w:r w:rsidRPr="007044D5">
          <w:rPr>
            <w:rStyle w:val="afa"/>
            <w:noProof/>
          </w:rPr>
          <w:t>功能需求</w:t>
        </w:r>
        <w:r>
          <w:rPr>
            <w:noProof/>
            <w:webHidden/>
          </w:rPr>
          <w:tab/>
        </w:r>
        <w:r>
          <w:rPr>
            <w:noProof/>
            <w:webHidden/>
          </w:rPr>
          <w:fldChar w:fldCharType="begin"/>
        </w:r>
        <w:r>
          <w:rPr>
            <w:noProof/>
            <w:webHidden/>
          </w:rPr>
          <w:instrText xml:space="preserve"> PAGEREF _Toc229467668 \h </w:instrText>
        </w:r>
        <w:r>
          <w:rPr>
            <w:noProof/>
            <w:webHidden/>
          </w:rPr>
        </w:r>
        <w:r>
          <w:rPr>
            <w:noProof/>
            <w:webHidden/>
          </w:rPr>
          <w:fldChar w:fldCharType="separate"/>
        </w:r>
        <w:r>
          <w:rPr>
            <w:noProof/>
            <w:webHidden/>
          </w:rPr>
          <w:t>7</w:t>
        </w:r>
        <w:r>
          <w:rPr>
            <w:noProof/>
            <w:webHidden/>
          </w:rPr>
          <w:fldChar w:fldCharType="end"/>
        </w:r>
      </w:hyperlink>
    </w:p>
    <w:p w14:paraId="1294B08A" w14:textId="701CFE1E" w:rsidR="00130522" w:rsidRDefault="00130522">
      <w:pPr>
        <w:pStyle w:val="TOC3"/>
        <w:tabs>
          <w:tab w:val="left" w:pos="1760"/>
          <w:tab w:val="right" w:leader="dot" w:pos="9061"/>
        </w:tabs>
        <w:ind w:left="840"/>
        <w:rPr>
          <w:rFonts w:asciiTheme="minorHAnsi" w:eastAsiaTheme="minorEastAsia" w:hAnsiTheme="minorHAnsi" w:cstheme="minorBidi"/>
          <w:noProof/>
          <w:sz w:val="22"/>
          <w14:ligatures w14:val="standardContextual"/>
        </w:rPr>
      </w:pPr>
      <w:hyperlink w:anchor="_Toc229467669" w:history="1">
        <w:r w:rsidRPr="007044D5">
          <w:rPr>
            <w:rStyle w:val="afa"/>
            <w:noProof/>
          </w:rPr>
          <w:t>3.1.3</w:t>
        </w:r>
        <w:r>
          <w:rPr>
            <w:rFonts w:asciiTheme="minorHAnsi" w:eastAsiaTheme="minorEastAsia" w:hAnsiTheme="minorHAnsi" w:cstheme="minorBidi"/>
            <w:noProof/>
            <w:sz w:val="22"/>
            <w14:ligatures w14:val="standardContextual"/>
          </w:rPr>
          <w:tab/>
        </w:r>
        <w:r w:rsidRPr="007044D5">
          <w:rPr>
            <w:rStyle w:val="afa"/>
            <w:noProof/>
          </w:rPr>
          <w:t>非功能需求</w:t>
        </w:r>
        <w:r>
          <w:rPr>
            <w:noProof/>
            <w:webHidden/>
          </w:rPr>
          <w:tab/>
        </w:r>
        <w:r>
          <w:rPr>
            <w:noProof/>
            <w:webHidden/>
          </w:rPr>
          <w:fldChar w:fldCharType="begin"/>
        </w:r>
        <w:r>
          <w:rPr>
            <w:noProof/>
            <w:webHidden/>
          </w:rPr>
          <w:instrText xml:space="preserve"> PAGEREF _Toc229467669 \h </w:instrText>
        </w:r>
        <w:r>
          <w:rPr>
            <w:noProof/>
            <w:webHidden/>
          </w:rPr>
        </w:r>
        <w:r>
          <w:rPr>
            <w:noProof/>
            <w:webHidden/>
          </w:rPr>
          <w:fldChar w:fldCharType="separate"/>
        </w:r>
        <w:r>
          <w:rPr>
            <w:noProof/>
            <w:webHidden/>
          </w:rPr>
          <w:t>8</w:t>
        </w:r>
        <w:r>
          <w:rPr>
            <w:noProof/>
            <w:webHidden/>
          </w:rPr>
          <w:fldChar w:fldCharType="end"/>
        </w:r>
      </w:hyperlink>
    </w:p>
    <w:p w14:paraId="6D456610" w14:textId="75D21354" w:rsidR="00130522" w:rsidRDefault="00130522">
      <w:pPr>
        <w:pStyle w:val="TOC3"/>
        <w:tabs>
          <w:tab w:val="left" w:pos="1760"/>
          <w:tab w:val="right" w:leader="dot" w:pos="9061"/>
        </w:tabs>
        <w:ind w:left="840"/>
        <w:rPr>
          <w:rFonts w:asciiTheme="minorHAnsi" w:eastAsiaTheme="minorEastAsia" w:hAnsiTheme="minorHAnsi" w:cstheme="minorBidi"/>
          <w:noProof/>
          <w:sz w:val="22"/>
          <w14:ligatures w14:val="standardContextual"/>
        </w:rPr>
      </w:pPr>
      <w:hyperlink w:anchor="_Toc229467670" w:history="1">
        <w:r w:rsidRPr="007044D5">
          <w:rPr>
            <w:rStyle w:val="afa"/>
            <w:noProof/>
          </w:rPr>
          <w:t>3.1.4</w:t>
        </w:r>
        <w:r>
          <w:rPr>
            <w:rFonts w:asciiTheme="minorHAnsi" w:eastAsiaTheme="minorEastAsia" w:hAnsiTheme="minorHAnsi" w:cstheme="minorBidi"/>
            <w:noProof/>
            <w:sz w:val="22"/>
            <w14:ligatures w14:val="standardContextual"/>
          </w:rPr>
          <w:tab/>
        </w:r>
        <w:r w:rsidRPr="007044D5">
          <w:rPr>
            <w:rStyle w:val="afa"/>
            <w:noProof/>
          </w:rPr>
          <w:t>排样问题建模</w:t>
        </w:r>
        <w:r>
          <w:rPr>
            <w:noProof/>
            <w:webHidden/>
          </w:rPr>
          <w:tab/>
        </w:r>
        <w:r>
          <w:rPr>
            <w:noProof/>
            <w:webHidden/>
          </w:rPr>
          <w:fldChar w:fldCharType="begin"/>
        </w:r>
        <w:r>
          <w:rPr>
            <w:noProof/>
            <w:webHidden/>
          </w:rPr>
          <w:instrText xml:space="preserve"> PAGEREF _Toc229467670 \h </w:instrText>
        </w:r>
        <w:r>
          <w:rPr>
            <w:noProof/>
            <w:webHidden/>
          </w:rPr>
        </w:r>
        <w:r>
          <w:rPr>
            <w:noProof/>
            <w:webHidden/>
          </w:rPr>
          <w:fldChar w:fldCharType="separate"/>
        </w:r>
        <w:r>
          <w:rPr>
            <w:noProof/>
            <w:webHidden/>
          </w:rPr>
          <w:t>8</w:t>
        </w:r>
        <w:r>
          <w:rPr>
            <w:noProof/>
            <w:webHidden/>
          </w:rPr>
          <w:fldChar w:fldCharType="end"/>
        </w:r>
      </w:hyperlink>
    </w:p>
    <w:p w14:paraId="1A695C0A" w14:textId="0764E586" w:rsidR="00130522" w:rsidRDefault="00130522">
      <w:pPr>
        <w:pStyle w:val="TOC2"/>
        <w:tabs>
          <w:tab w:val="left" w:pos="1100"/>
          <w:tab w:val="right" w:leader="dot" w:pos="9061"/>
        </w:tabs>
        <w:ind w:left="420"/>
        <w:rPr>
          <w:rFonts w:asciiTheme="minorHAnsi" w:eastAsiaTheme="minorEastAsia" w:hAnsiTheme="minorHAnsi" w:cstheme="minorBidi"/>
          <w:noProof/>
          <w:sz w:val="22"/>
          <w14:ligatures w14:val="standardContextual"/>
        </w:rPr>
      </w:pPr>
      <w:hyperlink w:anchor="_Toc229467671" w:history="1">
        <w:r w:rsidRPr="007044D5">
          <w:rPr>
            <w:rStyle w:val="afa"/>
            <w:noProof/>
          </w:rPr>
          <w:t>3.2</w:t>
        </w:r>
        <w:r>
          <w:rPr>
            <w:rFonts w:asciiTheme="minorHAnsi" w:eastAsiaTheme="minorEastAsia" w:hAnsiTheme="minorHAnsi" w:cstheme="minorBidi"/>
            <w:noProof/>
            <w:sz w:val="22"/>
            <w14:ligatures w14:val="standardContextual"/>
          </w:rPr>
          <w:tab/>
        </w:r>
        <w:r w:rsidRPr="007044D5">
          <w:rPr>
            <w:rStyle w:val="afa"/>
            <w:noProof/>
          </w:rPr>
          <w:t>系统总体设计</w:t>
        </w:r>
        <w:r>
          <w:rPr>
            <w:noProof/>
            <w:webHidden/>
          </w:rPr>
          <w:tab/>
        </w:r>
        <w:r>
          <w:rPr>
            <w:noProof/>
            <w:webHidden/>
          </w:rPr>
          <w:fldChar w:fldCharType="begin"/>
        </w:r>
        <w:r>
          <w:rPr>
            <w:noProof/>
            <w:webHidden/>
          </w:rPr>
          <w:instrText xml:space="preserve"> PAGEREF _Toc229467671 \h </w:instrText>
        </w:r>
        <w:r>
          <w:rPr>
            <w:noProof/>
            <w:webHidden/>
          </w:rPr>
        </w:r>
        <w:r>
          <w:rPr>
            <w:noProof/>
            <w:webHidden/>
          </w:rPr>
          <w:fldChar w:fldCharType="separate"/>
        </w:r>
        <w:r>
          <w:rPr>
            <w:noProof/>
            <w:webHidden/>
          </w:rPr>
          <w:t>9</w:t>
        </w:r>
        <w:r>
          <w:rPr>
            <w:noProof/>
            <w:webHidden/>
          </w:rPr>
          <w:fldChar w:fldCharType="end"/>
        </w:r>
      </w:hyperlink>
    </w:p>
    <w:p w14:paraId="56FCB895" w14:textId="779000BF" w:rsidR="00130522" w:rsidRDefault="00130522">
      <w:pPr>
        <w:pStyle w:val="TOC2"/>
        <w:tabs>
          <w:tab w:val="left" w:pos="1320"/>
          <w:tab w:val="right" w:leader="dot" w:pos="9061"/>
        </w:tabs>
        <w:ind w:left="420"/>
        <w:rPr>
          <w:rFonts w:asciiTheme="minorHAnsi" w:eastAsiaTheme="minorEastAsia" w:hAnsiTheme="minorHAnsi" w:cstheme="minorBidi"/>
          <w:noProof/>
          <w:sz w:val="22"/>
          <w14:ligatures w14:val="standardContextual"/>
        </w:rPr>
      </w:pPr>
      <w:hyperlink w:anchor="_Toc229467672" w:history="1">
        <w:r w:rsidRPr="007044D5">
          <w:rPr>
            <w:rStyle w:val="afa"/>
            <w:noProof/>
          </w:rPr>
          <w:t>3.2.1</w:t>
        </w:r>
        <w:r>
          <w:rPr>
            <w:rFonts w:asciiTheme="minorHAnsi" w:eastAsiaTheme="minorEastAsia" w:hAnsiTheme="minorHAnsi" w:cstheme="minorBidi"/>
            <w:noProof/>
            <w:sz w:val="22"/>
            <w14:ligatures w14:val="standardContextual"/>
          </w:rPr>
          <w:tab/>
        </w:r>
        <w:r w:rsidRPr="007044D5">
          <w:rPr>
            <w:rStyle w:val="afa"/>
            <w:noProof/>
            <w:kern w:val="0"/>
          </w:rPr>
          <w:t>排样算法流程设计</w:t>
        </w:r>
        <w:r>
          <w:rPr>
            <w:noProof/>
            <w:webHidden/>
          </w:rPr>
          <w:tab/>
        </w:r>
        <w:r>
          <w:rPr>
            <w:noProof/>
            <w:webHidden/>
          </w:rPr>
          <w:fldChar w:fldCharType="begin"/>
        </w:r>
        <w:r>
          <w:rPr>
            <w:noProof/>
            <w:webHidden/>
          </w:rPr>
          <w:instrText xml:space="preserve"> PAGEREF _Toc229467672 \h </w:instrText>
        </w:r>
        <w:r>
          <w:rPr>
            <w:noProof/>
            <w:webHidden/>
          </w:rPr>
        </w:r>
        <w:r>
          <w:rPr>
            <w:noProof/>
            <w:webHidden/>
          </w:rPr>
          <w:fldChar w:fldCharType="separate"/>
        </w:r>
        <w:r>
          <w:rPr>
            <w:noProof/>
            <w:webHidden/>
          </w:rPr>
          <w:t>9</w:t>
        </w:r>
        <w:r>
          <w:rPr>
            <w:noProof/>
            <w:webHidden/>
          </w:rPr>
          <w:fldChar w:fldCharType="end"/>
        </w:r>
      </w:hyperlink>
    </w:p>
    <w:p w14:paraId="38421AE0" w14:textId="562B9E31" w:rsidR="00130522" w:rsidRDefault="00130522">
      <w:pPr>
        <w:pStyle w:val="TOC2"/>
        <w:tabs>
          <w:tab w:val="left" w:pos="1100"/>
          <w:tab w:val="right" w:leader="dot" w:pos="9061"/>
        </w:tabs>
        <w:ind w:left="420"/>
        <w:rPr>
          <w:rFonts w:asciiTheme="minorHAnsi" w:eastAsiaTheme="minorEastAsia" w:hAnsiTheme="minorHAnsi" w:cstheme="minorBidi"/>
          <w:noProof/>
          <w:sz w:val="22"/>
          <w14:ligatures w14:val="standardContextual"/>
        </w:rPr>
      </w:pPr>
      <w:hyperlink w:anchor="_Toc229467673" w:history="1">
        <w:r w:rsidRPr="007044D5">
          <w:rPr>
            <w:rStyle w:val="afa"/>
            <w:noProof/>
          </w:rPr>
          <w:t>3.3</w:t>
        </w:r>
        <w:r>
          <w:rPr>
            <w:rFonts w:asciiTheme="minorHAnsi" w:eastAsiaTheme="minorEastAsia" w:hAnsiTheme="minorHAnsi" w:cstheme="minorBidi"/>
            <w:noProof/>
            <w:sz w:val="22"/>
            <w14:ligatures w14:val="standardContextual"/>
          </w:rPr>
          <w:tab/>
        </w:r>
        <w:r w:rsidRPr="007044D5">
          <w:rPr>
            <w:rStyle w:val="afa"/>
            <w:noProof/>
          </w:rPr>
          <w:t>数据库设计</w:t>
        </w:r>
        <w:r>
          <w:rPr>
            <w:noProof/>
            <w:webHidden/>
          </w:rPr>
          <w:tab/>
        </w:r>
        <w:r>
          <w:rPr>
            <w:noProof/>
            <w:webHidden/>
          </w:rPr>
          <w:fldChar w:fldCharType="begin"/>
        </w:r>
        <w:r>
          <w:rPr>
            <w:noProof/>
            <w:webHidden/>
          </w:rPr>
          <w:instrText xml:space="preserve"> PAGEREF _Toc229467673 \h </w:instrText>
        </w:r>
        <w:r>
          <w:rPr>
            <w:noProof/>
            <w:webHidden/>
          </w:rPr>
        </w:r>
        <w:r>
          <w:rPr>
            <w:noProof/>
            <w:webHidden/>
          </w:rPr>
          <w:fldChar w:fldCharType="separate"/>
        </w:r>
        <w:r>
          <w:rPr>
            <w:noProof/>
            <w:webHidden/>
          </w:rPr>
          <w:t>10</w:t>
        </w:r>
        <w:r>
          <w:rPr>
            <w:noProof/>
            <w:webHidden/>
          </w:rPr>
          <w:fldChar w:fldCharType="end"/>
        </w:r>
      </w:hyperlink>
    </w:p>
    <w:p w14:paraId="5B0DC8AF" w14:textId="2FB753F7" w:rsidR="00130522" w:rsidRDefault="00130522">
      <w:pPr>
        <w:pStyle w:val="TOC1"/>
        <w:tabs>
          <w:tab w:val="left" w:pos="1100"/>
          <w:tab w:val="right" w:leader="dot" w:pos="9061"/>
        </w:tabs>
        <w:rPr>
          <w:rFonts w:asciiTheme="minorHAnsi" w:eastAsiaTheme="minorEastAsia" w:hAnsiTheme="minorHAnsi" w:cstheme="minorBidi"/>
          <w:noProof/>
          <w:sz w:val="22"/>
          <w14:ligatures w14:val="standardContextual"/>
        </w:rPr>
      </w:pPr>
      <w:hyperlink w:anchor="_Toc229467674" w:history="1">
        <w:r w:rsidRPr="007044D5">
          <w:rPr>
            <w:rStyle w:val="afa"/>
            <w:noProof/>
          </w:rPr>
          <w:t>第</w:t>
        </w:r>
        <w:r w:rsidRPr="007044D5">
          <w:rPr>
            <w:rStyle w:val="afa"/>
            <w:noProof/>
          </w:rPr>
          <w:t>4</w:t>
        </w:r>
        <w:r w:rsidRPr="007044D5">
          <w:rPr>
            <w:rStyle w:val="afa"/>
            <w:noProof/>
          </w:rPr>
          <w:t>章</w:t>
        </w:r>
        <w:r>
          <w:rPr>
            <w:rFonts w:asciiTheme="minorHAnsi" w:eastAsiaTheme="minorEastAsia" w:hAnsiTheme="minorHAnsi" w:cstheme="minorBidi"/>
            <w:noProof/>
            <w:sz w:val="22"/>
            <w14:ligatures w14:val="standardContextual"/>
          </w:rPr>
          <w:tab/>
        </w:r>
        <w:r w:rsidRPr="007044D5">
          <w:rPr>
            <w:rStyle w:val="afa"/>
            <w:noProof/>
          </w:rPr>
          <w:t>系统实现</w:t>
        </w:r>
        <w:r>
          <w:rPr>
            <w:noProof/>
            <w:webHidden/>
          </w:rPr>
          <w:tab/>
        </w:r>
        <w:r>
          <w:rPr>
            <w:noProof/>
            <w:webHidden/>
          </w:rPr>
          <w:fldChar w:fldCharType="begin"/>
        </w:r>
        <w:r>
          <w:rPr>
            <w:noProof/>
            <w:webHidden/>
          </w:rPr>
          <w:instrText xml:space="preserve"> PAGEREF _Toc229467674 \h </w:instrText>
        </w:r>
        <w:r>
          <w:rPr>
            <w:noProof/>
            <w:webHidden/>
          </w:rPr>
        </w:r>
        <w:r>
          <w:rPr>
            <w:noProof/>
            <w:webHidden/>
          </w:rPr>
          <w:fldChar w:fldCharType="separate"/>
        </w:r>
        <w:r>
          <w:rPr>
            <w:noProof/>
            <w:webHidden/>
          </w:rPr>
          <w:t>11</w:t>
        </w:r>
        <w:r>
          <w:rPr>
            <w:noProof/>
            <w:webHidden/>
          </w:rPr>
          <w:fldChar w:fldCharType="end"/>
        </w:r>
      </w:hyperlink>
    </w:p>
    <w:p w14:paraId="3AD8BC17" w14:textId="1E061512" w:rsidR="00130522" w:rsidRDefault="00130522">
      <w:pPr>
        <w:pStyle w:val="TOC2"/>
        <w:tabs>
          <w:tab w:val="left" w:pos="1100"/>
          <w:tab w:val="right" w:leader="dot" w:pos="9061"/>
        </w:tabs>
        <w:ind w:left="420"/>
        <w:rPr>
          <w:rFonts w:asciiTheme="minorHAnsi" w:eastAsiaTheme="minorEastAsia" w:hAnsiTheme="minorHAnsi" w:cstheme="minorBidi"/>
          <w:noProof/>
          <w:sz w:val="22"/>
          <w14:ligatures w14:val="standardContextual"/>
        </w:rPr>
      </w:pPr>
      <w:hyperlink w:anchor="_Toc229467675" w:history="1">
        <w:r w:rsidRPr="007044D5">
          <w:rPr>
            <w:rStyle w:val="afa"/>
            <w:noProof/>
          </w:rPr>
          <w:t>4.1</w:t>
        </w:r>
        <w:r>
          <w:rPr>
            <w:rFonts w:asciiTheme="minorHAnsi" w:eastAsiaTheme="minorEastAsia" w:hAnsiTheme="minorHAnsi" w:cstheme="minorBidi"/>
            <w:noProof/>
            <w:sz w:val="22"/>
            <w14:ligatures w14:val="standardContextual"/>
          </w:rPr>
          <w:tab/>
        </w:r>
        <w:r w:rsidRPr="007044D5">
          <w:rPr>
            <w:rStyle w:val="afa"/>
            <w:noProof/>
          </w:rPr>
          <w:t>核心功能模块实现</w:t>
        </w:r>
        <w:r>
          <w:rPr>
            <w:noProof/>
            <w:webHidden/>
          </w:rPr>
          <w:tab/>
        </w:r>
        <w:r>
          <w:rPr>
            <w:noProof/>
            <w:webHidden/>
          </w:rPr>
          <w:fldChar w:fldCharType="begin"/>
        </w:r>
        <w:r>
          <w:rPr>
            <w:noProof/>
            <w:webHidden/>
          </w:rPr>
          <w:instrText xml:space="preserve"> PAGEREF _Toc229467675 \h </w:instrText>
        </w:r>
        <w:r>
          <w:rPr>
            <w:noProof/>
            <w:webHidden/>
          </w:rPr>
        </w:r>
        <w:r>
          <w:rPr>
            <w:noProof/>
            <w:webHidden/>
          </w:rPr>
          <w:fldChar w:fldCharType="separate"/>
        </w:r>
        <w:r>
          <w:rPr>
            <w:noProof/>
            <w:webHidden/>
          </w:rPr>
          <w:t>11</w:t>
        </w:r>
        <w:r>
          <w:rPr>
            <w:noProof/>
            <w:webHidden/>
          </w:rPr>
          <w:fldChar w:fldCharType="end"/>
        </w:r>
      </w:hyperlink>
    </w:p>
    <w:p w14:paraId="27B48204" w14:textId="738F9BF1" w:rsidR="00130522" w:rsidRDefault="00130522">
      <w:pPr>
        <w:pStyle w:val="TOC2"/>
        <w:tabs>
          <w:tab w:val="left" w:pos="1320"/>
          <w:tab w:val="right" w:leader="dot" w:pos="9061"/>
        </w:tabs>
        <w:ind w:left="420"/>
        <w:rPr>
          <w:rFonts w:asciiTheme="minorHAnsi" w:eastAsiaTheme="minorEastAsia" w:hAnsiTheme="minorHAnsi" w:cstheme="minorBidi"/>
          <w:noProof/>
          <w:sz w:val="22"/>
          <w14:ligatures w14:val="standardContextual"/>
        </w:rPr>
      </w:pPr>
      <w:hyperlink w:anchor="_Toc229467676" w:history="1">
        <w:r w:rsidRPr="007044D5">
          <w:rPr>
            <w:rStyle w:val="afa"/>
            <w:noProof/>
          </w:rPr>
          <w:t>4.1.1</w:t>
        </w:r>
        <w:r>
          <w:rPr>
            <w:rFonts w:asciiTheme="minorHAnsi" w:eastAsiaTheme="minorEastAsia" w:hAnsiTheme="minorHAnsi" w:cstheme="minorBidi"/>
            <w:noProof/>
            <w:sz w:val="22"/>
            <w14:ligatures w14:val="standardContextual"/>
          </w:rPr>
          <w:tab/>
        </w:r>
        <w:r w:rsidRPr="007044D5">
          <w:rPr>
            <w:rStyle w:val="afa"/>
            <w:noProof/>
          </w:rPr>
          <w:t>排样算法核心实现</w:t>
        </w:r>
        <w:r>
          <w:rPr>
            <w:noProof/>
            <w:webHidden/>
          </w:rPr>
          <w:tab/>
        </w:r>
        <w:r>
          <w:rPr>
            <w:noProof/>
            <w:webHidden/>
          </w:rPr>
          <w:fldChar w:fldCharType="begin"/>
        </w:r>
        <w:r>
          <w:rPr>
            <w:noProof/>
            <w:webHidden/>
          </w:rPr>
          <w:instrText xml:space="preserve"> PAGEREF _Toc229467676 \h </w:instrText>
        </w:r>
        <w:r>
          <w:rPr>
            <w:noProof/>
            <w:webHidden/>
          </w:rPr>
        </w:r>
        <w:r>
          <w:rPr>
            <w:noProof/>
            <w:webHidden/>
          </w:rPr>
          <w:fldChar w:fldCharType="separate"/>
        </w:r>
        <w:r>
          <w:rPr>
            <w:noProof/>
            <w:webHidden/>
          </w:rPr>
          <w:t>11</w:t>
        </w:r>
        <w:r>
          <w:rPr>
            <w:noProof/>
            <w:webHidden/>
          </w:rPr>
          <w:fldChar w:fldCharType="end"/>
        </w:r>
      </w:hyperlink>
    </w:p>
    <w:p w14:paraId="52ECAE1E" w14:textId="2B79658E" w:rsidR="00130522" w:rsidRDefault="00130522">
      <w:pPr>
        <w:pStyle w:val="TOC2"/>
        <w:tabs>
          <w:tab w:val="left" w:pos="1100"/>
          <w:tab w:val="right" w:leader="dot" w:pos="9061"/>
        </w:tabs>
        <w:ind w:left="420"/>
        <w:rPr>
          <w:rFonts w:asciiTheme="minorHAnsi" w:eastAsiaTheme="minorEastAsia" w:hAnsiTheme="minorHAnsi" w:cstheme="minorBidi"/>
          <w:noProof/>
          <w:sz w:val="22"/>
          <w14:ligatures w14:val="standardContextual"/>
        </w:rPr>
      </w:pPr>
      <w:hyperlink w:anchor="_Toc229467677" w:history="1">
        <w:r w:rsidRPr="007044D5">
          <w:rPr>
            <w:rStyle w:val="afa"/>
            <w:noProof/>
          </w:rPr>
          <w:t>4.2</w:t>
        </w:r>
        <w:r>
          <w:rPr>
            <w:rFonts w:asciiTheme="minorHAnsi" w:eastAsiaTheme="minorEastAsia" w:hAnsiTheme="minorHAnsi" w:cstheme="minorBidi"/>
            <w:noProof/>
            <w:sz w:val="22"/>
            <w14:ligatures w14:val="standardContextual"/>
          </w:rPr>
          <w:tab/>
        </w:r>
        <w:r w:rsidRPr="007044D5">
          <w:rPr>
            <w:rStyle w:val="afa"/>
            <w:noProof/>
          </w:rPr>
          <w:t>后端功能实现</w:t>
        </w:r>
        <w:r>
          <w:rPr>
            <w:noProof/>
            <w:webHidden/>
          </w:rPr>
          <w:tab/>
        </w:r>
        <w:r>
          <w:rPr>
            <w:noProof/>
            <w:webHidden/>
          </w:rPr>
          <w:fldChar w:fldCharType="begin"/>
        </w:r>
        <w:r>
          <w:rPr>
            <w:noProof/>
            <w:webHidden/>
          </w:rPr>
          <w:instrText xml:space="preserve"> PAGEREF _Toc229467677 \h </w:instrText>
        </w:r>
        <w:r>
          <w:rPr>
            <w:noProof/>
            <w:webHidden/>
          </w:rPr>
        </w:r>
        <w:r>
          <w:rPr>
            <w:noProof/>
            <w:webHidden/>
          </w:rPr>
          <w:fldChar w:fldCharType="separate"/>
        </w:r>
        <w:r>
          <w:rPr>
            <w:noProof/>
            <w:webHidden/>
          </w:rPr>
          <w:t>13</w:t>
        </w:r>
        <w:r>
          <w:rPr>
            <w:noProof/>
            <w:webHidden/>
          </w:rPr>
          <w:fldChar w:fldCharType="end"/>
        </w:r>
      </w:hyperlink>
    </w:p>
    <w:p w14:paraId="5CE0867E" w14:textId="22EEA0EC" w:rsidR="00130522" w:rsidRDefault="00130522">
      <w:pPr>
        <w:pStyle w:val="TOC2"/>
        <w:tabs>
          <w:tab w:val="left" w:pos="1100"/>
          <w:tab w:val="right" w:leader="dot" w:pos="9061"/>
        </w:tabs>
        <w:ind w:left="420"/>
        <w:rPr>
          <w:rFonts w:asciiTheme="minorHAnsi" w:eastAsiaTheme="minorEastAsia" w:hAnsiTheme="minorHAnsi" w:cstheme="minorBidi"/>
          <w:noProof/>
          <w:sz w:val="22"/>
          <w14:ligatures w14:val="standardContextual"/>
        </w:rPr>
      </w:pPr>
      <w:hyperlink w:anchor="_Toc229467678" w:history="1">
        <w:r w:rsidRPr="007044D5">
          <w:rPr>
            <w:rStyle w:val="afa"/>
            <w:noProof/>
          </w:rPr>
          <w:t>4.3</w:t>
        </w:r>
        <w:r>
          <w:rPr>
            <w:rFonts w:asciiTheme="minorHAnsi" w:eastAsiaTheme="minorEastAsia" w:hAnsiTheme="minorHAnsi" w:cstheme="minorBidi"/>
            <w:noProof/>
            <w:sz w:val="22"/>
            <w14:ligatures w14:val="standardContextual"/>
          </w:rPr>
          <w:tab/>
        </w:r>
        <w:r w:rsidRPr="007044D5">
          <w:rPr>
            <w:rStyle w:val="afa"/>
            <w:noProof/>
          </w:rPr>
          <w:t>前端页面实现</w:t>
        </w:r>
        <w:r>
          <w:rPr>
            <w:noProof/>
            <w:webHidden/>
          </w:rPr>
          <w:tab/>
        </w:r>
        <w:r>
          <w:rPr>
            <w:noProof/>
            <w:webHidden/>
          </w:rPr>
          <w:fldChar w:fldCharType="begin"/>
        </w:r>
        <w:r>
          <w:rPr>
            <w:noProof/>
            <w:webHidden/>
          </w:rPr>
          <w:instrText xml:space="preserve"> PAGEREF _Toc229467678 \h </w:instrText>
        </w:r>
        <w:r>
          <w:rPr>
            <w:noProof/>
            <w:webHidden/>
          </w:rPr>
        </w:r>
        <w:r>
          <w:rPr>
            <w:noProof/>
            <w:webHidden/>
          </w:rPr>
          <w:fldChar w:fldCharType="separate"/>
        </w:r>
        <w:r>
          <w:rPr>
            <w:noProof/>
            <w:webHidden/>
          </w:rPr>
          <w:t>13</w:t>
        </w:r>
        <w:r>
          <w:rPr>
            <w:noProof/>
            <w:webHidden/>
          </w:rPr>
          <w:fldChar w:fldCharType="end"/>
        </w:r>
      </w:hyperlink>
    </w:p>
    <w:p w14:paraId="2C94888F" w14:textId="177B7711" w:rsidR="00130522" w:rsidRDefault="00130522">
      <w:pPr>
        <w:pStyle w:val="TOC1"/>
        <w:tabs>
          <w:tab w:val="left" w:pos="1100"/>
          <w:tab w:val="right" w:leader="dot" w:pos="9061"/>
        </w:tabs>
        <w:rPr>
          <w:rFonts w:asciiTheme="minorHAnsi" w:eastAsiaTheme="minorEastAsia" w:hAnsiTheme="minorHAnsi" w:cstheme="minorBidi"/>
          <w:noProof/>
          <w:sz w:val="22"/>
          <w14:ligatures w14:val="standardContextual"/>
        </w:rPr>
      </w:pPr>
      <w:hyperlink w:anchor="_Toc229467679" w:history="1">
        <w:r w:rsidRPr="007044D5">
          <w:rPr>
            <w:rStyle w:val="afa"/>
            <w:noProof/>
          </w:rPr>
          <w:t>第</w:t>
        </w:r>
        <w:r w:rsidRPr="007044D5">
          <w:rPr>
            <w:rStyle w:val="afa"/>
            <w:noProof/>
          </w:rPr>
          <w:t>5</w:t>
        </w:r>
        <w:r w:rsidRPr="007044D5">
          <w:rPr>
            <w:rStyle w:val="afa"/>
            <w:noProof/>
          </w:rPr>
          <w:t>章</w:t>
        </w:r>
        <w:r>
          <w:rPr>
            <w:rFonts w:asciiTheme="minorHAnsi" w:eastAsiaTheme="minorEastAsia" w:hAnsiTheme="minorHAnsi" w:cstheme="minorBidi"/>
            <w:noProof/>
            <w:sz w:val="22"/>
            <w14:ligatures w14:val="standardContextual"/>
          </w:rPr>
          <w:tab/>
        </w:r>
        <w:r w:rsidRPr="007044D5">
          <w:rPr>
            <w:rStyle w:val="afa"/>
            <w:noProof/>
          </w:rPr>
          <w:t>系统测试与功能分析</w:t>
        </w:r>
        <w:r>
          <w:rPr>
            <w:noProof/>
            <w:webHidden/>
          </w:rPr>
          <w:tab/>
        </w:r>
        <w:r>
          <w:rPr>
            <w:noProof/>
            <w:webHidden/>
          </w:rPr>
          <w:fldChar w:fldCharType="begin"/>
        </w:r>
        <w:r>
          <w:rPr>
            <w:noProof/>
            <w:webHidden/>
          </w:rPr>
          <w:instrText xml:space="preserve"> PAGEREF _Toc229467679 \h </w:instrText>
        </w:r>
        <w:r>
          <w:rPr>
            <w:noProof/>
            <w:webHidden/>
          </w:rPr>
        </w:r>
        <w:r>
          <w:rPr>
            <w:noProof/>
            <w:webHidden/>
          </w:rPr>
          <w:fldChar w:fldCharType="separate"/>
        </w:r>
        <w:r>
          <w:rPr>
            <w:noProof/>
            <w:webHidden/>
          </w:rPr>
          <w:t>15</w:t>
        </w:r>
        <w:r>
          <w:rPr>
            <w:noProof/>
            <w:webHidden/>
          </w:rPr>
          <w:fldChar w:fldCharType="end"/>
        </w:r>
      </w:hyperlink>
    </w:p>
    <w:p w14:paraId="5947A84B" w14:textId="16788071" w:rsidR="00130522" w:rsidRDefault="00130522">
      <w:pPr>
        <w:pStyle w:val="TOC2"/>
        <w:tabs>
          <w:tab w:val="left" w:pos="1100"/>
          <w:tab w:val="right" w:leader="dot" w:pos="9061"/>
        </w:tabs>
        <w:ind w:left="420"/>
        <w:rPr>
          <w:rFonts w:asciiTheme="minorHAnsi" w:eastAsiaTheme="minorEastAsia" w:hAnsiTheme="minorHAnsi" w:cstheme="minorBidi"/>
          <w:noProof/>
          <w:sz w:val="22"/>
          <w14:ligatures w14:val="standardContextual"/>
        </w:rPr>
      </w:pPr>
      <w:hyperlink w:anchor="_Toc229467680" w:history="1">
        <w:r w:rsidRPr="007044D5">
          <w:rPr>
            <w:rStyle w:val="afa"/>
            <w:noProof/>
          </w:rPr>
          <w:t>5.1</w:t>
        </w:r>
        <w:r>
          <w:rPr>
            <w:rFonts w:asciiTheme="minorHAnsi" w:eastAsiaTheme="minorEastAsia" w:hAnsiTheme="minorHAnsi" w:cstheme="minorBidi"/>
            <w:noProof/>
            <w:sz w:val="22"/>
            <w14:ligatures w14:val="standardContextual"/>
          </w:rPr>
          <w:tab/>
        </w:r>
        <w:r w:rsidRPr="007044D5">
          <w:rPr>
            <w:rStyle w:val="afa"/>
            <w:noProof/>
          </w:rPr>
          <w:t>测试环境</w:t>
        </w:r>
        <w:r>
          <w:rPr>
            <w:noProof/>
            <w:webHidden/>
          </w:rPr>
          <w:tab/>
        </w:r>
        <w:r>
          <w:rPr>
            <w:noProof/>
            <w:webHidden/>
          </w:rPr>
          <w:fldChar w:fldCharType="begin"/>
        </w:r>
        <w:r>
          <w:rPr>
            <w:noProof/>
            <w:webHidden/>
          </w:rPr>
          <w:instrText xml:space="preserve"> PAGEREF _Toc229467680 \h </w:instrText>
        </w:r>
        <w:r>
          <w:rPr>
            <w:noProof/>
            <w:webHidden/>
          </w:rPr>
        </w:r>
        <w:r>
          <w:rPr>
            <w:noProof/>
            <w:webHidden/>
          </w:rPr>
          <w:fldChar w:fldCharType="separate"/>
        </w:r>
        <w:r>
          <w:rPr>
            <w:noProof/>
            <w:webHidden/>
          </w:rPr>
          <w:t>15</w:t>
        </w:r>
        <w:r>
          <w:rPr>
            <w:noProof/>
            <w:webHidden/>
          </w:rPr>
          <w:fldChar w:fldCharType="end"/>
        </w:r>
      </w:hyperlink>
    </w:p>
    <w:p w14:paraId="2D1036FD" w14:textId="77215A4C" w:rsidR="00130522" w:rsidRDefault="00130522">
      <w:pPr>
        <w:pStyle w:val="TOC2"/>
        <w:tabs>
          <w:tab w:val="left" w:pos="1100"/>
          <w:tab w:val="right" w:leader="dot" w:pos="9061"/>
        </w:tabs>
        <w:ind w:left="420"/>
        <w:rPr>
          <w:rFonts w:asciiTheme="minorHAnsi" w:eastAsiaTheme="minorEastAsia" w:hAnsiTheme="minorHAnsi" w:cstheme="minorBidi"/>
          <w:noProof/>
          <w:sz w:val="22"/>
          <w14:ligatures w14:val="standardContextual"/>
        </w:rPr>
      </w:pPr>
      <w:hyperlink w:anchor="_Toc229467681" w:history="1">
        <w:r w:rsidRPr="007044D5">
          <w:rPr>
            <w:rStyle w:val="afa"/>
            <w:noProof/>
          </w:rPr>
          <w:t>5.2</w:t>
        </w:r>
        <w:r>
          <w:rPr>
            <w:rFonts w:asciiTheme="minorHAnsi" w:eastAsiaTheme="minorEastAsia" w:hAnsiTheme="minorHAnsi" w:cstheme="minorBidi"/>
            <w:noProof/>
            <w:sz w:val="22"/>
            <w14:ligatures w14:val="standardContextual"/>
          </w:rPr>
          <w:tab/>
        </w:r>
        <w:r w:rsidRPr="007044D5">
          <w:rPr>
            <w:rStyle w:val="afa"/>
            <w:noProof/>
          </w:rPr>
          <w:t>功能测试</w:t>
        </w:r>
        <w:r>
          <w:rPr>
            <w:noProof/>
            <w:webHidden/>
          </w:rPr>
          <w:tab/>
        </w:r>
        <w:r>
          <w:rPr>
            <w:noProof/>
            <w:webHidden/>
          </w:rPr>
          <w:fldChar w:fldCharType="begin"/>
        </w:r>
        <w:r>
          <w:rPr>
            <w:noProof/>
            <w:webHidden/>
          </w:rPr>
          <w:instrText xml:space="preserve"> PAGEREF _Toc229467681 \h </w:instrText>
        </w:r>
        <w:r>
          <w:rPr>
            <w:noProof/>
            <w:webHidden/>
          </w:rPr>
        </w:r>
        <w:r>
          <w:rPr>
            <w:noProof/>
            <w:webHidden/>
          </w:rPr>
          <w:fldChar w:fldCharType="separate"/>
        </w:r>
        <w:r>
          <w:rPr>
            <w:noProof/>
            <w:webHidden/>
          </w:rPr>
          <w:t>15</w:t>
        </w:r>
        <w:r>
          <w:rPr>
            <w:noProof/>
            <w:webHidden/>
          </w:rPr>
          <w:fldChar w:fldCharType="end"/>
        </w:r>
      </w:hyperlink>
    </w:p>
    <w:p w14:paraId="621A5768" w14:textId="5E7E73C7" w:rsidR="00130522" w:rsidRDefault="00130522">
      <w:pPr>
        <w:pStyle w:val="TOC2"/>
        <w:tabs>
          <w:tab w:val="left" w:pos="1100"/>
          <w:tab w:val="right" w:leader="dot" w:pos="9061"/>
        </w:tabs>
        <w:ind w:left="420"/>
        <w:rPr>
          <w:rFonts w:asciiTheme="minorHAnsi" w:eastAsiaTheme="minorEastAsia" w:hAnsiTheme="minorHAnsi" w:cstheme="minorBidi"/>
          <w:noProof/>
          <w:sz w:val="22"/>
          <w14:ligatures w14:val="standardContextual"/>
        </w:rPr>
      </w:pPr>
      <w:hyperlink w:anchor="_Toc229467682" w:history="1">
        <w:r w:rsidRPr="007044D5">
          <w:rPr>
            <w:rStyle w:val="afa"/>
            <w:noProof/>
          </w:rPr>
          <w:t>5.3</w:t>
        </w:r>
        <w:r>
          <w:rPr>
            <w:rFonts w:asciiTheme="minorHAnsi" w:eastAsiaTheme="minorEastAsia" w:hAnsiTheme="minorHAnsi" w:cstheme="minorBidi"/>
            <w:noProof/>
            <w:sz w:val="22"/>
            <w14:ligatures w14:val="standardContextual"/>
          </w:rPr>
          <w:tab/>
        </w:r>
        <w:r w:rsidRPr="007044D5">
          <w:rPr>
            <w:rStyle w:val="afa"/>
            <w:noProof/>
          </w:rPr>
          <w:t>测试结果分析</w:t>
        </w:r>
        <w:r>
          <w:rPr>
            <w:noProof/>
            <w:webHidden/>
          </w:rPr>
          <w:tab/>
        </w:r>
        <w:r>
          <w:rPr>
            <w:noProof/>
            <w:webHidden/>
          </w:rPr>
          <w:fldChar w:fldCharType="begin"/>
        </w:r>
        <w:r>
          <w:rPr>
            <w:noProof/>
            <w:webHidden/>
          </w:rPr>
          <w:instrText xml:space="preserve"> PAGEREF _Toc229467682 \h </w:instrText>
        </w:r>
        <w:r>
          <w:rPr>
            <w:noProof/>
            <w:webHidden/>
          </w:rPr>
        </w:r>
        <w:r>
          <w:rPr>
            <w:noProof/>
            <w:webHidden/>
          </w:rPr>
          <w:fldChar w:fldCharType="separate"/>
        </w:r>
        <w:r>
          <w:rPr>
            <w:noProof/>
            <w:webHidden/>
          </w:rPr>
          <w:t>15</w:t>
        </w:r>
        <w:r>
          <w:rPr>
            <w:noProof/>
            <w:webHidden/>
          </w:rPr>
          <w:fldChar w:fldCharType="end"/>
        </w:r>
      </w:hyperlink>
    </w:p>
    <w:p w14:paraId="27982645" w14:textId="284C90E5" w:rsidR="00130522" w:rsidRDefault="00130522">
      <w:pPr>
        <w:pStyle w:val="TOC1"/>
        <w:tabs>
          <w:tab w:val="left" w:pos="1100"/>
          <w:tab w:val="right" w:leader="dot" w:pos="9061"/>
        </w:tabs>
        <w:rPr>
          <w:rFonts w:asciiTheme="minorHAnsi" w:eastAsiaTheme="minorEastAsia" w:hAnsiTheme="minorHAnsi" w:cstheme="minorBidi"/>
          <w:noProof/>
          <w:sz w:val="22"/>
          <w14:ligatures w14:val="standardContextual"/>
        </w:rPr>
      </w:pPr>
      <w:hyperlink w:anchor="_Toc229467683" w:history="1">
        <w:r w:rsidRPr="007044D5">
          <w:rPr>
            <w:rStyle w:val="afa"/>
            <w:noProof/>
          </w:rPr>
          <w:t>第</w:t>
        </w:r>
        <w:r w:rsidRPr="007044D5">
          <w:rPr>
            <w:rStyle w:val="afa"/>
            <w:noProof/>
          </w:rPr>
          <w:t>6</w:t>
        </w:r>
        <w:r w:rsidRPr="007044D5">
          <w:rPr>
            <w:rStyle w:val="afa"/>
            <w:noProof/>
          </w:rPr>
          <w:t>章</w:t>
        </w:r>
        <w:r>
          <w:rPr>
            <w:rFonts w:asciiTheme="minorHAnsi" w:eastAsiaTheme="minorEastAsia" w:hAnsiTheme="minorHAnsi" w:cstheme="minorBidi"/>
            <w:noProof/>
            <w:sz w:val="22"/>
            <w14:ligatures w14:val="standardContextual"/>
          </w:rPr>
          <w:tab/>
        </w:r>
        <w:r w:rsidRPr="007044D5">
          <w:rPr>
            <w:rStyle w:val="afa"/>
            <w:noProof/>
          </w:rPr>
          <w:t>结论</w:t>
        </w:r>
        <w:r>
          <w:rPr>
            <w:noProof/>
            <w:webHidden/>
          </w:rPr>
          <w:tab/>
        </w:r>
        <w:r>
          <w:rPr>
            <w:noProof/>
            <w:webHidden/>
          </w:rPr>
          <w:fldChar w:fldCharType="begin"/>
        </w:r>
        <w:r>
          <w:rPr>
            <w:noProof/>
            <w:webHidden/>
          </w:rPr>
          <w:instrText xml:space="preserve"> PAGEREF _Toc229467683 \h </w:instrText>
        </w:r>
        <w:r>
          <w:rPr>
            <w:noProof/>
            <w:webHidden/>
          </w:rPr>
        </w:r>
        <w:r>
          <w:rPr>
            <w:noProof/>
            <w:webHidden/>
          </w:rPr>
          <w:fldChar w:fldCharType="separate"/>
        </w:r>
        <w:r>
          <w:rPr>
            <w:noProof/>
            <w:webHidden/>
          </w:rPr>
          <w:t>16</w:t>
        </w:r>
        <w:r>
          <w:rPr>
            <w:noProof/>
            <w:webHidden/>
          </w:rPr>
          <w:fldChar w:fldCharType="end"/>
        </w:r>
      </w:hyperlink>
    </w:p>
    <w:p w14:paraId="1300F7B7" w14:textId="15505B78" w:rsidR="00130522" w:rsidRDefault="00130522">
      <w:pPr>
        <w:pStyle w:val="TOC1"/>
        <w:tabs>
          <w:tab w:val="right" w:leader="dot" w:pos="9061"/>
        </w:tabs>
        <w:rPr>
          <w:rFonts w:asciiTheme="minorHAnsi" w:eastAsiaTheme="minorEastAsia" w:hAnsiTheme="minorHAnsi" w:cstheme="minorBidi"/>
          <w:noProof/>
          <w:sz w:val="22"/>
          <w14:ligatures w14:val="standardContextual"/>
        </w:rPr>
      </w:pPr>
      <w:hyperlink w:anchor="_Toc229467684" w:history="1">
        <w:r w:rsidRPr="007044D5">
          <w:rPr>
            <w:rStyle w:val="afa"/>
            <w:b/>
            <w:noProof/>
          </w:rPr>
          <w:t>参考文献</w:t>
        </w:r>
        <w:r>
          <w:rPr>
            <w:noProof/>
            <w:webHidden/>
          </w:rPr>
          <w:tab/>
        </w:r>
        <w:r>
          <w:rPr>
            <w:noProof/>
            <w:webHidden/>
          </w:rPr>
          <w:fldChar w:fldCharType="begin"/>
        </w:r>
        <w:r>
          <w:rPr>
            <w:noProof/>
            <w:webHidden/>
          </w:rPr>
          <w:instrText xml:space="preserve"> PAGEREF _Toc229467684 \h </w:instrText>
        </w:r>
        <w:r>
          <w:rPr>
            <w:noProof/>
            <w:webHidden/>
          </w:rPr>
        </w:r>
        <w:r>
          <w:rPr>
            <w:noProof/>
            <w:webHidden/>
          </w:rPr>
          <w:fldChar w:fldCharType="separate"/>
        </w:r>
        <w:r>
          <w:rPr>
            <w:noProof/>
            <w:webHidden/>
          </w:rPr>
          <w:t>17</w:t>
        </w:r>
        <w:r>
          <w:rPr>
            <w:noProof/>
            <w:webHidden/>
          </w:rPr>
          <w:fldChar w:fldCharType="end"/>
        </w:r>
      </w:hyperlink>
    </w:p>
    <w:p w14:paraId="272BE85F" w14:textId="7A91C662" w:rsidR="00130522" w:rsidRDefault="00130522">
      <w:pPr>
        <w:pStyle w:val="TOC1"/>
        <w:tabs>
          <w:tab w:val="right" w:leader="dot" w:pos="9061"/>
        </w:tabs>
        <w:rPr>
          <w:rFonts w:asciiTheme="minorHAnsi" w:eastAsiaTheme="minorEastAsia" w:hAnsiTheme="minorHAnsi" w:cstheme="minorBidi"/>
          <w:noProof/>
          <w:sz w:val="22"/>
          <w14:ligatures w14:val="standardContextual"/>
        </w:rPr>
      </w:pPr>
      <w:hyperlink w:anchor="_Toc229467685" w:history="1">
        <w:r w:rsidRPr="007044D5">
          <w:rPr>
            <w:rStyle w:val="afa"/>
            <w:b/>
            <w:noProof/>
          </w:rPr>
          <w:t>致谢</w:t>
        </w:r>
        <w:r>
          <w:rPr>
            <w:noProof/>
            <w:webHidden/>
          </w:rPr>
          <w:tab/>
        </w:r>
        <w:r>
          <w:rPr>
            <w:noProof/>
            <w:webHidden/>
          </w:rPr>
          <w:fldChar w:fldCharType="begin"/>
        </w:r>
        <w:r>
          <w:rPr>
            <w:noProof/>
            <w:webHidden/>
          </w:rPr>
          <w:instrText xml:space="preserve"> PAGEREF _Toc229467685 \h </w:instrText>
        </w:r>
        <w:r>
          <w:rPr>
            <w:noProof/>
            <w:webHidden/>
          </w:rPr>
        </w:r>
        <w:r>
          <w:rPr>
            <w:noProof/>
            <w:webHidden/>
          </w:rPr>
          <w:fldChar w:fldCharType="separate"/>
        </w:r>
        <w:r>
          <w:rPr>
            <w:noProof/>
            <w:webHidden/>
          </w:rPr>
          <w:t>18</w:t>
        </w:r>
        <w:r>
          <w:rPr>
            <w:noProof/>
            <w:webHidden/>
          </w:rPr>
          <w:fldChar w:fldCharType="end"/>
        </w:r>
      </w:hyperlink>
    </w:p>
    <w:p w14:paraId="5A7E4386" w14:textId="272CCA45" w:rsidR="00130522" w:rsidRDefault="00130522">
      <w:pPr>
        <w:pStyle w:val="TOC1"/>
        <w:tabs>
          <w:tab w:val="right" w:leader="dot" w:pos="9061"/>
        </w:tabs>
        <w:rPr>
          <w:rFonts w:asciiTheme="minorHAnsi" w:eastAsiaTheme="minorEastAsia" w:hAnsiTheme="minorHAnsi" w:cstheme="minorBidi"/>
          <w:noProof/>
          <w:sz w:val="22"/>
          <w14:ligatures w14:val="standardContextual"/>
        </w:rPr>
      </w:pPr>
      <w:hyperlink w:anchor="_Toc229467686" w:history="1">
        <w:r w:rsidRPr="007044D5">
          <w:rPr>
            <w:rStyle w:val="afa"/>
            <w:b/>
            <w:noProof/>
          </w:rPr>
          <w:t>附录</w:t>
        </w:r>
        <w:r>
          <w:rPr>
            <w:noProof/>
            <w:webHidden/>
          </w:rPr>
          <w:tab/>
        </w:r>
        <w:r>
          <w:rPr>
            <w:noProof/>
            <w:webHidden/>
          </w:rPr>
          <w:fldChar w:fldCharType="begin"/>
        </w:r>
        <w:r>
          <w:rPr>
            <w:noProof/>
            <w:webHidden/>
          </w:rPr>
          <w:instrText xml:space="preserve"> PAGEREF _Toc229467686 \h </w:instrText>
        </w:r>
        <w:r>
          <w:rPr>
            <w:noProof/>
            <w:webHidden/>
          </w:rPr>
        </w:r>
        <w:r>
          <w:rPr>
            <w:noProof/>
            <w:webHidden/>
          </w:rPr>
          <w:fldChar w:fldCharType="separate"/>
        </w:r>
        <w:r>
          <w:rPr>
            <w:noProof/>
            <w:webHidden/>
          </w:rPr>
          <w:t>19</w:t>
        </w:r>
        <w:r>
          <w:rPr>
            <w:noProof/>
            <w:webHidden/>
          </w:rPr>
          <w:fldChar w:fldCharType="end"/>
        </w:r>
      </w:hyperlink>
    </w:p>
    <w:p w14:paraId="35D70C7D" w14:textId="77777777" w:rsidR="004A2E15" w:rsidRDefault="00000000">
      <w:pPr>
        <w:spacing w:line="300" w:lineRule="auto"/>
        <w:rPr>
          <w:color w:val="000000"/>
        </w:rPr>
      </w:pPr>
      <w:r>
        <w:rPr>
          <w:rFonts w:ascii="宋体" w:hAnsi="宋体"/>
          <w:color w:val="000000"/>
          <w:sz w:val="24"/>
        </w:rPr>
        <w:fldChar w:fldCharType="end"/>
      </w:r>
    </w:p>
    <w:p w14:paraId="1606D95A" w14:textId="77777777" w:rsidR="004A2E15" w:rsidRDefault="004A2E15">
      <w:pPr>
        <w:spacing w:line="300" w:lineRule="auto"/>
        <w:rPr>
          <w:rFonts w:ascii="宋体" w:hAnsi="宋体" w:cs="宋体"/>
          <w:b/>
          <w:color w:val="000000"/>
          <w:sz w:val="24"/>
        </w:rPr>
      </w:pPr>
    </w:p>
    <w:p w14:paraId="1FCCFF2E" w14:textId="77777777" w:rsidR="004A2E15" w:rsidRDefault="004A2E15">
      <w:pPr>
        <w:spacing w:line="300" w:lineRule="auto"/>
        <w:rPr>
          <w:rFonts w:ascii="宋体" w:hAnsi="宋体" w:cs="宋体"/>
          <w:b/>
          <w:color w:val="000000"/>
          <w:sz w:val="24"/>
        </w:rPr>
        <w:sectPr w:rsidR="004A2E15" w:rsidSect="008F2AF4">
          <w:headerReference w:type="default" r:id="rId21"/>
          <w:headerReference w:type="first" r:id="rId22"/>
          <w:pgSz w:w="11906" w:h="16838"/>
          <w:pgMar w:top="1134" w:right="1134" w:bottom="1134" w:left="1701" w:header="851" w:footer="425" w:gutter="0"/>
          <w:pgNumType w:fmt="numberInDash" w:start="1"/>
          <w:cols w:space="720"/>
          <w:titlePg/>
          <w:docGrid w:type="linesAndChars" w:linePitch="312"/>
        </w:sectPr>
      </w:pPr>
    </w:p>
    <w:p w14:paraId="16664501" w14:textId="77777777" w:rsidR="004A2E15" w:rsidRPr="003C5482" w:rsidRDefault="00000000" w:rsidP="003C5482">
      <w:pPr>
        <w:pStyle w:val="1"/>
        <w:numPr>
          <w:ilvl w:val="0"/>
          <w:numId w:val="9"/>
        </w:numPr>
        <w:spacing w:before="312" w:after="312"/>
      </w:pPr>
      <w:bookmarkStart w:id="6" w:name="_Toc481248535"/>
      <w:bookmarkStart w:id="7" w:name="_Toc8002"/>
      <w:bookmarkStart w:id="8" w:name="_Toc229467652"/>
      <w:commentRangeStart w:id="9"/>
      <w:r>
        <w:rPr>
          <w:rFonts w:hint="eastAsia"/>
        </w:rPr>
        <w:lastRenderedPageBreak/>
        <w:t>引言</w:t>
      </w:r>
      <w:bookmarkStart w:id="10" w:name="_Toc318323977"/>
      <w:bookmarkStart w:id="11" w:name="_Toc318409766"/>
      <w:bookmarkStart w:id="12" w:name="_Toc481248541"/>
      <w:bookmarkStart w:id="13" w:name="_Toc317715018"/>
      <w:bookmarkStart w:id="14" w:name="_Toc17003"/>
      <w:bookmarkEnd w:id="6"/>
      <w:bookmarkEnd w:id="7"/>
      <w:bookmarkEnd w:id="8"/>
      <w:commentRangeEnd w:id="9"/>
      <w:r w:rsidR="00F42532" w:rsidRPr="003C5482">
        <w:rPr>
          <w:rStyle w:val="afb"/>
          <w:sz w:val="36"/>
          <w:szCs w:val="44"/>
        </w:rPr>
        <w:commentReference w:id="9"/>
      </w:r>
    </w:p>
    <w:p w14:paraId="6C72012A" w14:textId="77777777" w:rsidR="004A2E15" w:rsidRPr="00032BBC" w:rsidRDefault="00000000" w:rsidP="00032BBC">
      <w:pPr>
        <w:pStyle w:val="2"/>
        <w:numPr>
          <w:ilvl w:val="1"/>
          <w:numId w:val="9"/>
        </w:numPr>
        <w:spacing w:before="156" w:after="156"/>
      </w:pPr>
      <w:bookmarkStart w:id="15" w:name="_Toc451456794"/>
      <w:bookmarkStart w:id="16" w:name="_Toc484347010"/>
      <w:bookmarkStart w:id="17" w:name="_Toc484347189"/>
      <w:bookmarkStart w:id="18" w:name="_Toc484347611"/>
      <w:bookmarkStart w:id="19" w:name="_Toc30229"/>
      <w:bookmarkStart w:id="20" w:name="_Toc484347380"/>
      <w:bookmarkStart w:id="21" w:name="_Toc229467653"/>
      <w:commentRangeStart w:id="22"/>
      <w:r>
        <w:t>课题</w:t>
      </w:r>
      <w:r>
        <w:rPr>
          <w:rFonts w:hint="eastAsia"/>
        </w:rPr>
        <w:t>研究</w:t>
      </w:r>
      <w:r>
        <w:t>的</w:t>
      </w:r>
      <w:bookmarkEnd w:id="15"/>
      <w:bookmarkEnd w:id="16"/>
      <w:bookmarkEnd w:id="17"/>
      <w:bookmarkEnd w:id="18"/>
      <w:bookmarkEnd w:id="19"/>
      <w:bookmarkEnd w:id="20"/>
      <w:r>
        <w:rPr>
          <w:rFonts w:hint="eastAsia"/>
        </w:rPr>
        <w:t>背景</w:t>
      </w:r>
      <w:ins w:id="23" w:author="林虞" w:date="2026-05-08T15:16:00Z">
        <w:r>
          <w:rPr>
            <w:rFonts w:hint="eastAsia"/>
          </w:rPr>
          <w:t>与发展现状</w:t>
        </w:r>
      </w:ins>
      <w:bookmarkEnd w:id="21"/>
      <w:commentRangeEnd w:id="22"/>
      <w:r w:rsidR="00032BBC" w:rsidRPr="00032BBC">
        <w:rPr>
          <w:rStyle w:val="afb"/>
          <w:sz w:val="30"/>
          <w:szCs w:val="44"/>
        </w:rPr>
        <w:commentReference w:id="22"/>
      </w:r>
    </w:p>
    <w:p w14:paraId="7C7F18F0" w14:textId="5BD230CF" w:rsidR="00306C1E" w:rsidRPr="00306C1E" w:rsidRDefault="00306C1E" w:rsidP="00306C1E">
      <w:pPr>
        <w:spacing w:beforeLines="50" w:before="156" w:afterLines="50" w:after="156" w:line="300" w:lineRule="auto"/>
        <w:ind w:firstLineChars="200" w:firstLine="480"/>
        <w:rPr>
          <w:sz w:val="24"/>
        </w:rPr>
      </w:pPr>
      <w:bookmarkStart w:id="24" w:name="_Toc388654539"/>
      <w:bookmarkStart w:id="25" w:name="_Toc451456795"/>
      <w:bookmarkStart w:id="26" w:name="_Toc388654540"/>
      <w:bookmarkStart w:id="27" w:name="_Toc18230"/>
      <w:bookmarkStart w:id="28" w:name="_Toc451456796"/>
      <w:r w:rsidRPr="00306C1E">
        <w:rPr>
          <w:rFonts w:hint="eastAsia"/>
          <w:sz w:val="24"/>
        </w:rPr>
        <w:t>柜门、橱柜门板及其他定制板材在正式加工前，通常需要根据客户订单尺寸完成切割排版。该过程不仅涉及待切矩形尺寸的排列，还与客户信息记录、原料板规格选择、锯路损耗、安全间距、余料控制以及生产核对等环节密切相关</w:t>
      </w:r>
      <w:r w:rsidR="00563AA9" w:rsidRPr="00563AA9">
        <w:rPr>
          <w:sz w:val="24"/>
          <w:vertAlign w:val="superscript"/>
        </w:rPr>
        <w:fldChar w:fldCharType="begin"/>
      </w:r>
      <w:r w:rsidR="00563AA9" w:rsidRPr="00563AA9">
        <w:rPr>
          <w:sz w:val="24"/>
          <w:vertAlign w:val="superscript"/>
        </w:rPr>
        <w:instrText xml:space="preserve"> </w:instrText>
      </w:r>
      <w:r w:rsidR="00563AA9" w:rsidRPr="00563AA9">
        <w:rPr>
          <w:rFonts w:hint="eastAsia"/>
          <w:sz w:val="24"/>
          <w:vertAlign w:val="superscript"/>
        </w:rPr>
        <w:instrText>REF _Ref229512648 \r \h</w:instrText>
      </w:r>
      <w:r w:rsidR="00563AA9" w:rsidRPr="00563AA9">
        <w:rPr>
          <w:sz w:val="24"/>
          <w:vertAlign w:val="superscript"/>
        </w:rPr>
        <w:instrText xml:space="preserve"> </w:instrText>
      </w:r>
      <w:r w:rsidR="00563AA9" w:rsidRPr="00563AA9">
        <w:rPr>
          <w:sz w:val="24"/>
          <w:vertAlign w:val="superscript"/>
        </w:rPr>
      </w:r>
      <w:r w:rsidR="00563AA9" w:rsidRPr="00563AA9">
        <w:rPr>
          <w:sz w:val="24"/>
          <w:vertAlign w:val="superscript"/>
        </w:rPr>
        <w:instrText xml:space="preserve"> \* MERGEFORMAT </w:instrText>
      </w:r>
      <w:r w:rsidR="00563AA9" w:rsidRPr="00563AA9">
        <w:rPr>
          <w:sz w:val="24"/>
          <w:vertAlign w:val="superscript"/>
        </w:rPr>
        <w:fldChar w:fldCharType="separate"/>
      </w:r>
      <w:r w:rsidR="00563AA9" w:rsidRPr="00563AA9">
        <w:rPr>
          <w:sz w:val="24"/>
          <w:vertAlign w:val="superscript"/>
        </w:rPr>
        <w:t>[1]</w:t>
      </w:r>
      <w:r w:rsidR="00563AA9" w:rsidRPr="00563AA9">
        <w:rPr>
          <w:sz w:val="24"/>
          <w:vertAlign w:val="superscript"/>
        </w:rPr>
        <w:fldChar w:fldCharType="end"/>
      </w:r>
      <w:r w:rsidR="00563AA9" w:rsidRPr="00563AA9">
        <w:rPr>
          <w:sz w:val="24"/>
          <w:vertAlign w:val="superscript"/>
        </w:rPr>
        <w:fldChar w:fldCharType="begin"/>
      </w:r>
      <w:r w:rsidR="00563AA9" w:rsidRPr="00563AA9">
        <w:rPr>
          <w:sz w:val="24"/>
          <w:vertAlign w:val="superscript"/>
        </w:rPr>
        <w:instrText xml:space="preserve"> REF _Ref229512651 \r \h </w:instrText>
      </w:r>
      <w:r w:rsidR="00563AA9" w:rsidRPr="00563AA9">
        <w:rPr>
          <w:sz w:val="24"/>
          <w:vertAlign w:val="superscript"/>
        </w:rPr>
      </w:r>
      <w:r w:rsidR="00563AA9">
        <w:rPr>
          <w:sz w:val="24"/>
          <w:vertAlign w:val="superscript"/>
        </w:rPr>
        <w:instrText xml:space="preserve"> \* MERGEFORMAT </w:instrText>
      </w:r>
      <w:r w:rsidR="00563AA9" w:rsidRPr="00563AA9">
        <w:rPr>
          <w:sz w:val="24"/>
          <w:vertAlign w:val="superscript"/>
        </w:rPr>
        <w:fldChar w:fldCharType="separate"/>
      </w:r>
      <w:r w:rsidR="00563AA9" w:rsidRPr="00563AA9">
        <w:rPr>
          <w:sz w:val="24"/>
          <w:vertAlign w:val="superscript"/>
        </w:rPr>
        <w:t>[2]</w:t>
      </w:r>
      <w:r w:rsidR="00563AA9" w:rsidRPr="00563AA9">
        <w:rPr>
          <w:sz w:val="24"/>
          <w:vertAlign w:val="superscript"/>
        </w:rPr>
        <w:fldChar w:fldCharType="end"/>
      </w:r>
      <w:r w:rsidR="00563AA9" w:rsidRPr="00563AA9">
        <w:rPr>
          <w:sz w:val="24"/>
          <w:vertAlign w:val="superscript"/>
        </w:rPr>
        <w:fldChar w:fldCharType="begin"/>
      </w:r>
      <w:r w:rsidR="00563AA9" w:rsidRPr="00563AA9">
        <w:rPr>
          <w:sz w:val="24"/>
          <w:vertAlign w:val="superscript"/>
        </w:rPr>
        <w:instrText xml:space="preserve"> REF _Ref229512653 \r \h </w:instrText>
      </w:r>
      <w:r w:rsidR="00563AA9" w:rsidRPr="00563AA9">
        <w:rPr>
          <w:sz w:val="24"/>
          <w:vertAlign w:val="superscript"/>
        </w:rPr>
      </w:r>
      <w:r w:rsidR="00563AA9">
        <w:rPr>
          <w:sz w:val="24"/>
          <w:vertAlign w:val="superscript"/>
        </w:rPr>
        <w:instrText xml:space="preserve"> \* MERGEFORMAT </w:instrText>
      </w:r>
      <w:r w:rsidR="00563AA9" w:rsidRPr="00563AA9">
        <w:rPr>
          <w:sz w:val="24"/>
          <w:vertAlign w:val="superscript"/>
        </w:rPr>
        <w:fldChar w:fldCharType="separate"/>
      </w:r>
      <w:r w:rsidR="00563AA9" w:rsidRPr="00563AA9">
        <w:rPr>
          <w:sz w:val="24"/>
          <w:vertAlign w:val="superscript"/>
        </w:rPr>
        <w:t>[3]</w:t>
      </w:r>
      <w:r w:rsidR="00563AA9" w:rsidRPr="00563AA9">
        <w:rPr>
          <w:sz w:val="24"/>
          <w:vertAlign w:val="superscript"/>
        </w:rPr>
        <w:fldChar w:fldCharType="end"/>
      </w:r>
      <w:r w:rsidR="00563AA9" w:rsidRPr="00563AA9">
        <w:rPr>
          <w:sz w:val="24"/>
          <w:vertAlign w:val="superscript"/>
        </w:rPr>
        <w:fldChar w:fldCharType="begin"/>
      </w:r>
      <w:r w:rsidR="00563AA9" w:rsidRPr="00563AA9">
        <w:rPr>
          <w:sz w:val="24"/>
          <w:vertAlign w:val="superscript"/>
        </w:rPr>
        <w:instrText xml:space="preserve"> REF _Ref229512654 \r \h </w:instrText>
      </w:r>
      <w:r w:rsidR="00563AA9" w:rsidRPr="00563AA9">
        <w:rPr>
          <w:sz w:val="24"/>
          <w:vertAlign w:val="superscript"/>
        </w:rPr>
      </w:r>
      <w:r w:rsidR="00563AA9">
        <w:rPr>
          <w:sz w:val="24"/>
          <w:vertAlign w:val="superscript"/>
        </w:rPr>
        <w:instrText xml:space="preserve"> \* MERGEFORMAT </w:instrText>
      </w:r>
      <w:r w:rsidR="00563AA9" w:rsidRPr="00563AA9">
        <w:rPr>
          <w:sz w:val="24"/>
          <w:vertAlign w:val="superscript"/>
        </w:rPr>
        <w:fldChar w:fldCharType="separate"/>
      </w:r>
      <w:r w:rsidR="00563AA9" w:rsidRPr="00563AA9">
        <w:rPr>
          <w:sz w:val="24"/>
          <w:vertAlign w:val="superscript"/>
        </w:rPr>
        <w:t>[4]</w:t>
      </w:r>
      <w:r w:rsidR="00563AA9" w:rsidRPr="00563AA9">
        <w:rPr>
          <w:sz w:val="24"/>
          <w:vertAlign w:val="superscript"/>
        </w:rPr>
        <w:fldChar w:fldCharType="end"/>
      </w:r>
      <w:r w:rsidRPr="00306C1E">
        <w:rPr>
          <w:rFonts w:hint="eastAsia"/>
          <w:sz w:val="24"/>
        </w:rPr>
        <w:t>。对于中小型柜门加工企业而言，排版工作往往仍依赖人工经验、纸质单据或电子表格完成。该方式在订单量较小时较为灵活，但当订单尺寸复杂、数量增加或交付周期较紧时，人工排版的效率和准确性便难以稳定保证。</w:t>
      </w:r>
    </w:p>
    <w:p w14:paraId="32ECB4B6" w14:textId="6355663C" w:rsidR="00306C1E" w:rsidRPr="00306C1E" w:rsidRDefault="00306C1E" w:rsidP="00306C1E">
      <w:pPr>
        <w:spacing w:beforeLines="50" w:before="156" w:afterLines="50" w:after="156" w:line="300" w:lineRule="auto"/>
        <w:ind w:firstLineChars="200" w:firstLine="480"/>
        <w:rPr>
          <w:sz w:val="24"/>
        </w:rPr>
      </w:pPr>
      <w:r w:rsidRPr="00306C1E">
        <w:rPr>
          <w:rFonts w:hint="eastAsia"/>
          <w:sz w:val="24"/>
        </w:rPr>
        <w:t>在实际加工场景中，人工排版存在几个较为突出的痛点。首先，</w:t>
      </w:r>
      <w:r w:rsidR="00A07EC6" w:rsidRPr="00A07EC6">
        <w:rPr>
          <w:sz w:val="24"/>
        </w:rPr>
        <w:t>板材利用率受人工经验影响明显</w:t>
      </w:r>
      <w:r w:rsidRPr="00306C1E">
        <w:rPr>
          <w:rFonts w:hint="eastAsia"/>
          <w:sz w:val="24"/>
        </w:rPr>
        <w:t>，容易造成较多余料浪费</w:t>
      </w:r>
      <w:r w:rsidR="00563AA9" w:rsidRPr="00563AA9">
        <w:rPr>
          <w:sz w:val="24"/>
          <w:vertAlign w:val="superscript"/>
        </w:rPr>
        <w:fldChar w:fldCharType="begin"/>
      </w:r>
      <w:r w:rsidR="00563AA9" w:rsidRPr="00563AA9">
        <w:rPr>
          <w:sz w:val="24"/>
          <w:vertAlign w:val="superscript"/>
        </w:rPr>
        <w:instrText xml:space="preserve"> </w:instrText>
      </w:r>
      <w:r w:rsidR="00563AA9" w:rsidRPr="00563AA9">
        <w:rPr>
          <w:rFonts w:hint="eastAsia"/>
          <w:sz w:val="24"/>
          <w:vertAlign w:val="superscript"/>
        </w:rPr>
        <w:instrText>REF _Ref229512654 \r \h</w:instrText>
      </w:r>
      <w:r w:rsidR="00563AA9" w:rsidRPr="00563AA9">
        <w:rPr>
          <w:sz w:val="24"/>
          <w:vertAlign w:val="superscript"/>
        </w:rPr>
        <w:instrText xml:space="preserve"> </w:instrText>
      </w:r>
      <w:r w:rsidR="00563AA9" w:rsidRPr="00563AA9">
        <w:rPr>
          <w:sz w:val="24"/>
          <w:vertAlign w:val="superscript"/>
        </w:rPr>
      </w:r>
      <w:r w:rsidR="00563AA9">
        <w:rPr>
          <w:sz w:val="24"/>
          <w:vertAlign w:val="superscript"/>
        </w:rPr>
        <w:instrText xml:space="preserve"> \* MERGEFORMAT </w:instrText>
      </w:r>
      <w:r w:rsidR="00563AA9" w:rsidRPr="00563AA9">
        <w:rPr>
          <w:sz w:val="24"/>
          <w:vertAlign w:val="superscript"/>
        </w:rPr>
        <w:fldChar w:fldCharType="separate"/>
      </w:r>
      <w:r w:rsidR="00563AA9" w:rsidRPr="00563AA9">
        <w:rPr>
          <w:sz w:val="24"/>
          <w:vertAlign w:val="superscript"/>
        </w:rPr>
        <w:t>[4]</w:t>
      </w:r>
      <w:r w:rsidR="00563AA9" w:rsidRPr="00563AA9">
        <w:rPr>
          <w:sz w:val="24"/>
          <w:vertAlign w:val="superscript"/>
        </w:rPr>
        <w:fldChar w:fldCharType="end"/>
      </w:r>
      <w:r w:rsidRPr="00306C1E">
        <w:rPr>
          <w:rFonts w:hint="eastAsia"/>
          <w:sz w:val="24"/>
        </w:rPr>
        <w:t>。其次，批量订单需要反复核对尺寸、板材规格和间隙要求，计算过程耗时较长</w:t>
      </w:r>
      <w:r w:rsidR="00563AA9" w:rsidRPr="00563AA9">
        <w:rPr>
          <w:sz w:val="24"/>
          <w:vertAlign w:val="superscript"/>
        </w:rPr>
        <w:fldChar w:fldCharType="begin"/>
      </w:r>
      <w:r w:rsidR="00563AA9" w:rsidRPr="00563AA9">
        <w:rPr>
          <w:sz w:val="24"/>
          <w:vertAlign w:val="superscript"/>
        </w:rPr>
        <w:instrText xml:space="preserve"> </w:instrText>
      </w:r>
      <w:r w:rsidR="00563AA9" w:rsidRPr="00563AA9">
        <w:rPr>
          <w:rFonts w:hint="eastAsia"/>
          <w:sz w:val="24"/>
          <w:vertAlign w:val="superscript"/>
        </w:rPr>
        <w:instrText>REF _Ref229512648 \r \h</w:instrText>
      </w:r>
      <w:r w:rsidR="00563AA9" w:rsidRPr="00563AA9">
        <w:rPr>
          <w:sz w:val="24"/>
          <w:vertAlign w:val="superscript"/>
        </w:rPr>
        <w:instrText xml:space="preserve"> </w:instrText>
      </w:r>
      <w:r w:rsidR="00563AA9" w:rsidRPr="00563AA9">
        <w:rPr>
          <w:sz w:val="24"/>
          <w:vertAlign w:val="superscript"/>
        </w:rPr>
      </w:r>
      <w:r w:rsidR="00563AA9">
        <w:rPr>
          <w:sz w:val="24"/>
          <w:vertAlign w:val="superscript"/>
        </w:rPr>
        <w:instrText xml:space="preserve"> \* MERGEFORMAT </w:instrText>
      </w:r>
      <w:r w:rsidR="00563AA9" w:rsidRPr="00563AA9">
        <w:rPr>
          <w:sz w:val="24"/>
          <w:vertAlign w:val="superscript"/>
        </w:rPr>
        <w:fldChar w:fldCharType="separate"/>
      </w:r>
      <w:r w:rsidR="00563AA9" w:rsidRPr="00563AA9">
        <w:rPr>
          <w:sz w:val="24"/>
          <w:vertAlign w:val="superscript"/>
        </w:rPr>
        <w:t>[1]</w:t>
      </w:r>
      <w:r w:rsidR="00563AA9" w:rsidRPr="00563AA9">
        <w:rPr>
          <w:sz w:val="24"/>
          <w:vertAlign w:val="superscript"/>
        </w:rPr>
        <w:fldChar w:fldCharType="end"/>
      </w:r>
      <w:r w:rsidR="00563AA9" w:rsidRPr="00563AA9">
        <w:rPr>
          <w:sz w:val="24"/>
          <w:vertAlign w:val="superscript"/>
        </w:rPr>
        <w:fldChar w:fldCharType="begin"/>
      </w:r>
      <w:r w:rsidR="00563AA9" w:rsidRPr="00563AA9">
        <w:rPr>
          <w:sz w:val="24"/>
          <w:vertAlign w:val="superscript"/>
        </w:rPr>
        <w:instrText xml:space="preserve"> REF _Ref229512653 \r \h </w:instrText>
      </w:r>
      <w:r w:rsidR="00563AA9" w:rsidRPr="00563AA9">
        <w:rPr>
          <w:sz w:val="24"/>
          <w:vertAlign w:val="superscript"/>
        </w:rPr>
      </w:r>
      <w:r w:rsidR="00563AA9">
        <w:rPr>
          <w:sz w:val="24"/>
          <w:vertAlign w:val="superscript"/>
        </w:rPr>
        <w:instrText xml:space="preserve"> \* MERGEFORMAT </w:instrText>
      </w:r>
      <w:r w:rsidR="00563AA9" w:rsidRPr="00563AA9">
        <w:rPr>
          <w:sz w:val="24"/>
          <w:vertAlign w:val="superscript"/>
        </w:rPr>
        <w:fldChar w:fldCharType="separate"/>
      </w:r>
      <w:r w:rsidR="00563AA9" w:rsidRPr="00563AA9">
        <w:rPr>
          <w:sz w:val="24"/>
          <w:vertAlign w:val="superscript"/>
        </w:rPr>
        <w:t>[3]</w:t>
      </w:r>
      <w:r w:rsidR="00563AA9" w:rsidRPr="00563AA9">
        <w:rPr>
          <w:sz w:val="24"/>
          <w:vertAlign w:val="superscript"/>
        </w:rPr>
        <w:fldChar w:fldCharType="end"/>
      </w:r>
      <w:r w:rsidRPr="00306C1E">
        <w:rPr>
          <w:rFonts w:hint="eastAsia"/>
          <w:sz w:val="24"/>
        </w:rPr>
        <w:t>。再次，柜门加工对尺寸精度要求较高，如果锯路宽度、安全间距等因素没有被准确考虑，可能导致成品尺寸偏差，增加返工风险</w:t>
      </w:r>
      <w:r w:rsidR="009B7C2B" w:rsidRPr="009B7C2B">
        <w:rPr>
          <w:sz w:val="24"/>
          <w:vertAlign w:val="superscript"/>
        </w:rPr>
        <w:fldChar w:fldCharType="begin"/>
      </w:r>
      <w:r w:rsidR="009B7C2B" w:rsidRPr="009B7C2B">
        <w:rPr>
          <w:sz w:val="24"/>
          <w:vertAlign w:val="superscript"/>
        </w:rPr>
        <w:instrText xml:space="preserve"> </w:instrText>
      </w:r>
      <w:r w:rsidR="009B7C2B" w:rsidRPr="009B7C2B">
        <w:rPr>
          <w:rFonts w:hint="eastAsia"/>
          <w:sz w:val="24"/>
          <w:vertAlign w:val="superscript"/>
        </w:rPr>
        <w:instrText>REF _Ref229512648 \r \h</w:instrText>
      </w:r>
      <w:r w:rsidR="009B7C2B" w:rsidRPr="009B7C2B">
        <w:rPr>
          <w:sz w:val="24"/>
          <w:vertAlign w:val="superscript"/>
        </w:rPr>
        <w:instrText xml:space="preserve"> </w:instrText>
      </w:r>
      <w:r w:rsidR="009B7C2B" w:rsidRPr="009B7C2B">
        <w:rPr>
          <w:sz w:val="24"/>
          <w:vertAlign w:val="superscript"/>
        </w:rPr>
      </w:r>
      <w:r w:rsidR="009B7C2B">
        <w:rPr>
          <w:sz w:val="24"/>
          <w:vertAlign w:val="superscript"/>
        </w:rPr>
        <w:instrText xml:space="preserve"> \* MERGEFORMAT </w:instrText>
      </w:r>
      <w:r w:rsidR="009B7C2B" w:rsidRPr="009B7C2B">
        <w:rPr>
          <w:sz w:val="24"/>
          <w:vertAlign w:val="superscript"/>
        </w:rPr>
        <w:fldChar w:fldCharType="separate"/>
      </w:r>
      <w:r w:rsidR="009B7C2B" w:rsidRPr="009B7C2B">
        <w:rPr>
          <w:sz w:val="24"/>
          <w:vertAlign w:val="superscript"/>
        </w:rPr>
        <w:t>[1]</w:t>
      </w:r>
      <w:r w:rsidR="009B7C2B" w:rsidRPr="009B7C2B">
        <w:rPr>
          <w:sz w:val="24"/>
          <w:vertAlign w:val="superscript"/>
        </w:rPr>
        <w:fldChar w:fldCharType="end"/>
      </w:r>
      <w:r w:rsidRPr="00306C1E">
        <w:rPr>
          <w:rFonts w:hint="eastAsia"/>
          <w:sz w:val="24"/>
        </w:rPr>
        <w:t>。由此可见，板材切割排版并不是单纯的图形排列问题，而是一个同时涉及业务数据管理、算法计算和结果展示的综合性问题</w:t>
      </w:r>
      <w:r w:rsidR="009B7C2B" w:rsidRPr="009B7C2B">
        <w:rPr>
          <w:sz w:val="24"/>
          <w:vertAlign w:val="superscript"/>
        </w:rPr>
        <w:fldChar w:fldCharType="begin"/>
      </w:r>
      <w:r w:rsidR="009B7C2B" w:rsidRPr="009B7C2B">
        <w:rPr>
          <w:sz w:val="24"/>
          <w:vertAlign w:val="superscript"/>
        </w:rPr>
        <w:instrText xml:space="preserve"> </w:instrText>
      </w:r>
      <w:r w:rsidR="009B7C2B" w:rsidRPr="009B7C2B">
        <w:rPr>
          <w:rFonts w:hint="eastAsia"/>
          <w:sz w:val="24"/>
          <w:vertAlign w:val="superscript"/>
        </w:rPr>
        <w:instrText>REF _Ref229512651 \r \h</w:instrText>
      </w:r>
      <w:r w:rsidR="009B7C2B" w:rsidRPr="009B7C2B">
        <w:rPr>
          <w:sz w:val="24"/>
          <w:vertAlign w:val="superscript"/>
        </w:rPr>
        <w:instrText xml:space="preserve"> </w:instrText>
      </w:r>
      <w:r w:rsidR="009B7C2B" w:rsidRPr="009B7C2B">
        <w:rPr>
          <w:sz w:val="24"/>
          <w:vertAlign w:val="superscript"/>
        </w:rPr>
      </w:r>
      <w:r w:rsidR="009B7C2B">
        <w:rPr>
          <w:sz w:val="24"/>
          <w:vertAlign w:val="superscript"/>
        </w:rPr>
        <w:instrText xml:space="preserve"> \* MERGEFORMAT </w:instrText>
      </w:r>
      <w:r w:rsidR="009B7C2B" w:rsidRPr="009B7C2B">
        <w:rPr>
          <w:sz w:val="24"/>
          <w:vertAlign w:val="superscript"/>
        </w:rPr>
        <w:fldChar w:fldCharType="separate"/>
      </w:r>
      <w:r w:rsidR="009B7C2B" w:rsidRPr="009B7C2B">
        <w:rPr>
          <w:sz w:val="24"/>
          <w:vertAlign w:val="superscript"/>
        </w:rPr>
        <w:t>[2]</w:t>
      </w:r>
      <w:r w:rsidR="009B7C2B" w:rsidRPr="009B7C2B">
        <w:rPr>
          <w:sz w:val="24"/>
          <w:vertAlign w:val="superscript"/>
        </w:rPr>
        <w:fldChar w:fldCharType="end"/>
      </w:r>
      <w:r w:rsidR="009B7C2B" w:rsidRPr="009B7C2B">
        <w:rPr>
          <w:sz w:val="24"/>
          <w:vertAlign w:val="superscript"/>
        </w:rPr>
        <w:fldChar w:fldCharType="begin"/>
      </w:r>
      <w:r w:rsidR="009B7C2B" w:rsidRPr="009B7C2B">
        <w:rPr>
          <w:sz w:val="24"/>
          <w:vertAlign w:val="superscript"/>
        </w:rPr>
        <w:instrText xml:space="preserve"> REF _Ref229512654 \r \h </w:instrText>
      </w:r>
      <w:r w:rsidR="009B7C2B" w:rsidRPr="009B7C2B">
        <w:rPr>
          <w:sz w:val="24"/>
          <w:vertAlign w:val="superscript"/>
        </w:rPr>
      </w:r>
      <w:r w:rsidR="009B7C2B">
        <w:rPr>
          <w:sz w:val="24"/>
          <w:vertAlign w:val="superscript"/>
        </w:rPr>
        <w:instrText xml:space="preserve"> \* MERGEFORMAT </w:instrText>
      </w:r>
      <w:r w:rsidR="009B7C2B" w:rsidRPr="009B7C2B">
        <w:rPr>
          <w:sz w:val="24"/>
          <w:vertAlign w:val="superscript"/>
        </w:rPr>
        <w:fldChar w:fldCharType="separate"/>
      </w:r>
      <w:r w:rsidR="009B7C2B" w:rsidRPr="009B7C2B">
        <w:rPr>
          <w:sz w:val="24"/>
          <w:vertAlign w:val="superscript"/>
        </w:rPr>
        <w:t>[4]</w:t>
      </w:r>
      <w:r w:rsidR="009B7C2B" w:rsidRPr="009B7C2B">
        <w:rPr>
          <w:sz w:val="24"/>
          <w:vertAlign w:val="superscript"/>
        </w:rPr>
        <w:fldChar w:fldCharType="end"/>
      </w:r>
      <w:r w:rsidRPr="00306C1E">
        <w:rPr>
          <w:rFonts w:hint="eastAsia"/>
          <w:sz w:val="24"/>
        </w:rPr>
        <w:t>。</w:t>
      </w:r>
    </w:p>
    <w:p w14:paraId="3DDD8634" w14:textId="57F70029" w:rsidR="00306C1E" w:rsidRPr="00306C1E" w:rsidRDefault="00306C1E" w:rsidP="00306C1E">
      <w:pPr>
        <w:spacing w:beforeLines="50" w:before="156" w:afterLines="50" w:after="156" w:line="300" w:lineRule="auto"/>
        <w:ind w:firstLineChars="200" w:firstLine="480"/>
        <w:rPr>
          <w:sz w:val="24"/>
        </w:rPr>
      </w:pPr>
      <w:r w:rsidRPr="00306C1E">
        <w:rPr>
          <w:rFonts w:hint="eastAsia"/>
          <w:sz w:val="24"/>
        </w:rPr>
        <w:t>随着企业信息化程度的提高，越来越多传统加工业务开始尝试通过管理系统和智能算法提高生产效率</w:t>
      </w:r>
      <w:r w:rsidR="009B7C2B" w:rsidRPr="009B7C2B">
        <w:rPr>
          <w:sz w:val="24"/>
          <w:vertAlign w:val="superscript"/>
        </w:rPr>
        <w:fldChar w:fldCharType="begin"/>
      </w:r>
      <w:r w:rsidR="009B7C2B" w:rsidRPr="009B7C2B">
        <w:rPr>
          <w:sz w:val="24"/>
          <w:vertAlign w:val="superscript"/>
        </w:rPr>
        <w:instrText xml:space="preserve"> </w:instrText>
      </w:r>
      <w:r w:rsidR="009B7C2B" w:rsidRPr="009B7C2B">
        <w:rPr>
          <w:rFonts w:hint="eastAsia"/>
          <w:sz w:val="24"/>
          <w:vertAlign w:val="superscript"/>
        </w:rPr>
        <w:instrText>REF _Ref229512651 \r \h</w:instrText>
      </w:r>
      <w:r w:rsidR="009B7C2B" w:rsidRPr="009B7C2B">
        <w:rPr>
          <w:sz w:val="24"/>
          <w:vertAlign w:val="superscript"/>
        </w:rPr>
        <w:instrText xml:space="preserve"> </w:instrText>
      </w:r>
      <w:r w:rsidR="009B7C2B" w:rsidRPr="009B7C2B">
        <w:rPr>
          <w:sz w:val="24"/>
          <w:vertAlign w:val="superscript"/>
        </w:rPr>
      </w:r>
      <w:r w:rsidR="009B7C2B">
        <w:rPr>
          <w:sz w:val="24"/>
          <w:vertAlign w:val="superscript"/>
        </w:rPr>
        <w:instrText xml:space="preserve"> \* MERGEFORMAT </w:instrText>
      </w:r>
      <w:r w:rsidR="009B7C2B" w:rsidRPr="009B7C2B">
        <w:rPr>
          <w:sz w:val="24"/>
          <w:vertAlign w:val="superscript"/>
        </w:rPr>
        <w:fldChar w:fldCharType="separate"/>
      </w:r>
      <w:r w:rsidR="009B7C2B" w:rsidRPr="009B7C2B">
        <w:rPr>
          <w:sz w:val="24"/>
          <w:vertAlign w:val="superscript"/>
        </w:rPr>
        <w:t>[2]</w:t>
      </w:r>
      <w:r w:rsidR="009B7C2B" w:rsidRPr="009B7C2B">
        <w:rPr>
          <w:sz w:val="24"/>
          <w:vertAlign w:val="superscript"/>
        </w:rPr>
        <w:fldChar w:fldCharType="end"/>
      </w:r>
      <w:r w:rsidR="009B7C2B" w:rsidRPr="009B7C2B">
        <w:rPr>
          <w:sz w:val="24"/>
          <w:vertAlign w:val="superscript"/>
        </w:rPr>
        <w:fldChar w:fldCharType="begin"/>
      </w:r>
      <w:r w:rsidR="009B7C2B" w:rsidRPr="009B7C2B">
        <w:rPr>
          <w:sz w:val="24"/>
          <w:vertAlign w:val="superscript"/>
        </w:rPr>
        <w:instrText xml:space="preserve"> REF _Ref229512653 \r \h </w:instrText>
      </w:r>
      <w:r w:rsidR="009B7C2B" w:rsidRPr="009B7C2B">
        <w:rPr>
          <w:sz w:val="24"/>
          <w:vertAlign w:val="superscript"/>
        </w:rPr>
      </w:r>
      <w:r w:rsidR="009B7C2B">
        <w:rPr>
          <w:sz w:val="24"/>
          <w:vertAlign w:val="superscript"/>
        </w:rPr>
        <w:instrText xml:space="preserve"> \* MERGEFORMAT </w:instrText>
      </w:r>
      <w:r w:rsidR="009B7C2B" w:rsidRPr="009B7C2B">
        <w:rPr>
          <w:sz w:val="24"/>
          <w:vertAlign w:val="superscript"/>
        </w:rPr>
        <w:fldChar w:fldCharType="separate"/>
      </w:r>
      <w:r w:rsidR="009B7C2B" w:rsidRPr="009B7C2B">
        <w:rPr>
          <w:sz w:val="24"/>
          <w:vertAlign w:val="superscript"/>
        </w:rPr>
        <w:t>[3]</w:t>
      </w:r>
      <w:r w:rsidR="009B7C2B" w:rsidRPr="009B7C2B">
        <w:rPr>
          <w:sz w:val="24"/>
          <w:vertAlign w:val="superscript"/>
        </w:rPr>
        <w:fldChar w:fldCharType="end"/>
      </w:r>
      <w:r w:rsidRPr="00306C1E">
        <w:rPr>
          <w:rFonts w:hint="eastAsia"/>
          <w:sz w:val="24"/>
        </w:rPr>
        <w:t>。对于柜门板材切割场景而言，将客户信息、板材规格、尺寸录入和排样计算整合到统一系统中，可以减少重复录入，提高数据一致性，并为后续生产提供更加直观的排版依据</w:t>
      </w:r>
      <w:r w:rsidR="009B7C2B" w:rsidRPr="009B7C2B">
        <w:rPr>
          <w:sz w:val="24"/>
          <w:vertAlign w:val="superscript"/>
        </w:rPr>
        <w:fldChar w:fldCharType="begin"/>
      </w:r>
      <w:r w:rsidR="009B7C2B" w:rsidRPr="009B7C2B">
        <w:rPr>
          <w:sz w:val="24"/>
          <w:vertAlign w:val="superscript"/>
        </w:rPr>
        <w:instrText xml:space="preserve"> </w:instrText>
      </w:r>
      <w:r w:rsidR="009B7C2B" w:rsidRPr="009B7C2B">
        <w:rPr>
          <w:rFonts w:hint="eastAsia"/>
          <w:sz w:val="24"/>
          <w:vertAlign w:val="superscript"/>
        </w:rPr>
        <w:instrText>REF _Ref229512651 \r \h</w:instrText>
      </w:r>
      <w:r w:rsidR="009B7C2B" w:rsidRPr="009B7C2B">
        <w:rPr>
          <w:sz w:val="24"/>
          <w:vertAlign w:val="superscript"/>
        </w:rPr>
        <w:instrText xml:space="preserve"> </w:instrText>
      </w:r>
      <w:r w:rsidR="009B7C2B" w:rsidRPr="009B7C2B">
        <w:rPr>
          <w:sz w:val="24"/>
          <w:vertAlign w:val="superscript"/>
        </w:rPr>
      </w:r>
      <w:r w:rsidR="009B7C2B">
        <w:rPr>
          <w:sz w:val="24"/>
          <w:vertAlign w:val="superscript"/>
        </w:rPr>
        <w:instrText xml:space="preserve"> \* MERGEFORMAT </w:instrText>
      </w:r>
      <w:r w:rsidR="009B7C2B" w:rsidRPr="009B7C2B">
        <w:rPr>
          <w:sz w:val="24"/>
          <w:vertAlign w:val="superscript"/>
        </w:rPr>
        <w:fldChar w:fldCharType="separate"/>
      </w:r>
      <w:r w:rsidR="009B7C2B" w:rsidRPr="009B7C2B">
        <w:rPr>
          <w:sz w:val="24"/>
          <w:vertAlign w:val="superscript"/>
        </w:rPr>
        <w:t>[2]</w:t>
      </w:r>
      <w:r w:rsidR="009B7C2B" w:rsidRPr="009B7C2B">
        <w:rPr>
          <w:sz w:val="24"/>
          <w:vertAlign w:val="superscript"/>
        </w:rPr>
        <w:fldChar w:fldCharType="end"/>
      </w:r>
      <w:r w:rsidR="009B7C2B" w:rsidRPr="009B7C2B">
        <w:rPr>
          <w:sz w:val="24"/>
          <w:vertAlign w:val="superscript"/>
        </w:rPr>
        <w:fldChar w:fldCharType="begin"/>
      </w:r>
      <w:r w:rsidR="009B7C2B" w:rsidRPr="009B7C2B">
        <w:rPr>
          <w:sz w:val="24"/>
          <w:vertAlign w:val="superscript"/>
        </w:rPr>
        <w:instrText xml:space="preserve"> REF _Ref229512654 \r \h </w:instrText>
      </w:r>
      <w:r w:rsidR="009B7C2B" w:rsidRPr="009B7C2B">
        <w:rPr>
          <w:sz w:val="24"/>
          <w:vertAlign w:val="superscript"/>
        </w:rPr>
      </w:r>
      <w:r w:rsidR="009B7C2B">
        <w:rPr>
          <w:sz w:val="24"/>
          <w:vertAlign w:val="superscript"/>
        </w:rPr>
        <w:instrText xml:space="preserve"> \* MERGEFORMAT </w:instrText>
      </w:r>
      <w:r w:rsidR="009B7C2B" w:rsidRPr="009B7C2B">
        <w:rPr>
          <w:sz w:val="24"/>
          <w:vertAlign w:val="superscript"/>
        </w:rPr>
        <w:fldChar w:fldCharType="separate"/>
      </w:r>
      <w:r w:rsidR="009B7C2B" w:rsidRPr="009B7C2B">
        <w:rPr>
          <w:sz w:val="24"/>
          <w:vertAlign w:val="superscript"/>
        </w:rPr>
        <w:t>[4]</w:t>
      </w:r>
      <w:r w:rsidR="009B7C2B" w:rsidRPr="009B7C2B">
        <w:rPr>
          <w:sz w:val="24"/>
          <w:vertAlign w:val="superscript"/>
        </w:rPr>
        <w:fldChar w:fldCharType="end"/>
      </w:r>
      <w:r w:rsidRPr="00306C1E">
        <w:rPr>
          <w:rFonts w:hint="eastAsia"/>
          <w:sz w:val="24"/>
        </w:rPr>
        <w:t>。因此，开发一套面向柜门板材切割业务的排版系统具有较强的现实需求。</w:t>
      </w:r>
    </w:p>
    <w:p w14:paraId="76725BCB" w14:textId="32498581" w:rsidR="00306C1E" w:rsidRPr="00306C1E" w:rsidRDefault="00306C1E" w:rsidP="00306C1E">
      <w:pPr>
        <w:spacing w:beforeLines="50" w:before="156" w:afterLines="50" w:after="156" w:line="300" w:lineRule="auto"/>
        <w:ind w:firstLineChars="200" w:firstLine="480"/>
        <w:rPr>
          <w:sz w:val="24"/>
        </w:rPr>
      </w:pPr>
      <w:r w:rsidRPr="00306C1E">
        <w:rPr>
          <w:rFonts w:hint="eastAsia"/>
          <w:sz w:val="24"/>
        </w:rPr>
        <w:t>从研究对象看，板材切割排样属于切割与装箱问题的典型应用，具有组合优化特征</w:t>
      </w:r>
      <w:r w:rsidR="009B7C2B" w:rsidRPr="009B7C2B">
        <w:rPr>
          <w:sz w:val="24"/>
          <w:vertAlign w:val="superscript"/>
        </w:rPr>
        <w:fldChar w:fldCharType="begin"/>
      </w:r>
      <w:r w:rsidR="009B7C2B" w:rsidRPr="009B7C2B">
        <w:rPr>
          <w:sz w:val="24"/>
          <w:vertAlign w:val="superscript"/>
        </w:rPr>
        <w:instrText xml:space="preserve"> </w:instrText>
      </w:r>
      <w:r w:rsidR="009B7C2B" w:rsidRPr="009B7C2B">
        <w:rPr>
          <w:rFonts w:hint="eastAsia"/>
          <w:sz w:val="24"/>
          <w:vertAlign w:val="superscript"/>
        </w:rPr>
        <w:instrText>REF _Ref229513044 \r \h</w:instrText>
      </w:r>
      <w:r w:rsidR="009B7C2B" w:rsidRPr="009B7C2B">
        <w:rPr>
          <w:sz w:val="24"/>
          <w:vertAlign w:val="superscript"/>
        </w:rPr>
        <w:instrText xml:space="preserve"> </w:instrText>
      </w:r>
      <w:r w:rsidR="009B7C2B" w:rsidRPr="009B7C2B">
        <w:rPr>
          <w:sz w:val="24"/>
          <w:vertAlign w:val="superscript"/>
        </w:rPr>
      </w:r>
      <w:r w:rsidR="009B7C2B">
        <w:rPr>
          <w:sz w:val="24"/>
          <w:vertAlign w:val="superscript"/>
        </w:rPr>
        <w:instrText xml:space="preserve"> \* MERGEFORMAT </w:instrText>
      </w:r>
      <w:r w:rsidR="009B7C2B" w:rsidRPr="009B7C2B">
        <w:rPr>
          <w:sz w:val="24"/>
          <w:vertAlign w:val="superscript"/>
        </w:rPr>
        <w:fldChar w:fldCharType="separate"/>
      </w:r>
      <w:r w:rsidR="009B7C2B" w:rsidRPr="009B7C2B">
        <w:rPr>
          <w:sz w:val="24"/>
          <w:vertAlign w:val="superscript"/>
        </w:rPr>
        <w:t>[5]</w:t>
      </w:r>
      <w:r w:rsidR="009B7C2B" w:rsidRPr="009B7C2B">
        <w:rPr>
          <w:sz w:val="24"/>
          <w:vertAlign w:val="superscript"/>
        </w:rPr>
        <w:fldChar w:fldCharType="end"/>
      </w:r>
      <w:r w:rsidRPr="00306C1E">
        <w:rPr>
          <w:rFonts w:hint="eastAsia"/>
          <w:sz w:val="24"/>
        </w:rPr>
        <w:t>。早期研究主要从一维下料和线性规划模型出发，经典切割库存问题建模方法为后续板材切割优化研究奠定了理论基础</w:t>
      </w:r>
      <w:r w:rsidR="009B7C2B" w:rsidRPr="009B7C2B">
        <w:rPr>
          <w:sz w:val="24"/>
          <w:vertAlign w:val="superscript"/>
        </w:rPr>
        <w:fldChar w:fldCharType="begin"/>
      </w:r>
      <w:r w:rsidR="009B7C2B" w:rsidRPr="009B7C2B">
        <w:rPr>
          <w:sz w:val="24"/>
          <w:vertAlign w:val="superscript"/>
        </w:rPr>
        <w:instrText xml:space="preserve"> </w:instrText>
      </w:r>
      <w:r w:rsidR="009B7C2B" w:rsidRPr="009B7C2B">
        <w:rPr>
          <w:rFonts w:hint="eastAsia"/>
          <w:sz w:val="24"/>
          <w:vertAlign w:val="superscript"/>
        </w:rPr>
        <w:instrText>REF _Ref229513107 \r \h</w:instrText>
      </w:r>
      <w:r w:rsidR="009B7C2B" w:rsidRPr="009B7C2B">
        <w:rPr>
          <w:sz w:val="24"/>
          <w:vertAlign w:val="superscript"/>
        </w:rPr>
        <w:instrText xml:space="preserve"> </w:instrText>
      </w:r>
      <w:r w:rsidR="009B7C2B" w:rsidRPr="009B7C2B">
        <w:rPr>
          <w:sz w:val="24"/>
          <w:vertAlign w:val="superscript"/>
        </w:rPr>
      </w:r>
      <w:r w:rsidR="009B7C2B">
        <w:rPr>
          <w:sz w:val="24"/>
          <w:vertAlign w:val="superscript"/>
        </w:rPr>
        <w:instrText xml:space="preserve"> \* MERGEFORMAT </w:instrText>
      </w:r>
      <w:r w:rsidR="009B7C2B" w:rsidRPr="009B7C2B">
        <w:rPr>
          <w:sz w:val="24"/>
          <w:vertAlign w:val="superscript"/>
        </w:rPr>
        <w:fldChar w:fldCharType="separate"/>
      </w:r>
      <w:r w:rsidR="009B7C2B" w:rsidRPr="009B7C2B">
        <w:rPr>
          <w:sz w:val="24"/>
          <w:vertAlign w:val="superscript"/>
        </w:rPr>
        <w:t>[6]</w:t>
      </w:r>
      <w:r w:rsidR="009B7C2B" w:rsidRPr="009B7C2B">
        <w:rPr>
          <w:sz w:val="24"/>
          <w:vertAlign w:val="superscript"/>
        </w:rPr>
        <w:fldChar w:fldCharType="end"/>
      </w:r>
      <w:r w:rsidRPr="00306C1E">
        <w:rPr>
          <w:rFonts w:hint="eastAsia"/>
          <w:sz w:val="24"/>
        </w:rPr>
        <w:t>。随后，相关研究逐步扩展到二维矩形装箱、二维板材下料和二维带状装箱等问题。已有分类研究和综述研究表明，该类问题在理论上具有较高复杂度，实际生产中通常需要结合启发式策略求解</w:t>
      </w:r>
      <w:r w:rsidR="009B7C2B" w:rsidRPr="009B7C2B">
        <w:rPr>
          <w:sz w:val="24"/>
          <w:vertAlign w:val="superscript"/>
        </w:rPr>
        <w:fldChar w:fldCharType="begin"/>
      </w:r>
      <w:r w:rsidR="009B7C2B" w:rsidRPr="009B7C2B">
        <w:rPr>
          <w:sz w:val="24"/>
          <w:vertAlign w:val="superscript"/>
        </w:rPr>
        <w:instrText xml:space="preserve"> </w:instrText>
      </w:r>
      <w:r w:rsidR="009B7C2B" w:rsidRPr="009B7C2B">
        <w:rPr>
          <w:rFonts w:hint="eastAsia"/>
          <w:sz w:val="24"/>
          <w:vertAlign w:val="superscript"/>
        </w:rPr>
        <w:instrText>REF _Ref229513044 \r \h</w:instrText>
      </w:r>
      <w:r w:rsidR="009B7C2B" w:rsidRPr="009B7C2B">
        <w:rPr>
          <w:sz w:val="24"/>
          <w:vertAlign w:val="superscript"/>
        </w:rPr>
        <w:instrText xml:space="preserve"> </w:instrText>
      </w:r>
      <w:r w:rsidR="009B7C2B" w:rsidRPr="009B7C2B">
        <w:rPr>
          <w:sz w:val="24"/>
          <w:vertAlign w:val="superscript"/>
        </w:rPr>
      </w:r>
      <w:r w:rsidR="009B7C2B">
        <w:rPr>
          <w:sz w:val="24"/>
          <w:vertAlign w:val="superscript"/>
        </w:rPr>
        <w:instrText xml:space="preserve"> \* MERGEFORMAT </w:instrText>
      </w:r>
      <w:r w:rsidR="009B7C2B" w:rsidRPr="009B7C2B">
        <w:rPr>
          <w:sz w:val="24"/>
          <w:vertAlign w:val="superscript"/>
        </w:rPr>
        <w:fldChar w:fldCharType="separate"/>
      </w:r>
      <w:r w:rsidR="009B7C2B" w:rsidRPr="009B7C2B">
        <w:rPr>
          <w:sz w:val="24"/>
          <w:vertAlign w:val="superscript"/>
        </w:rPr>
        <w:t>[5]</w:t>
      </w:r>
      <w:r w:rsidR="009B7C2B" w:rsidRPr="009B7C2B">
        <w:rPr>
          <w:sz w:val="24"/>
          <w:vertAlign w:val="superscript"/>
        </w:rPr>
        <w:fldChar w:fldCharType="end"/>
      </w:r>
      <w:r w:rsidR="009B7C2B" w:rsidRPr="009B7C2B">
        <w:rPr>
          <w:sz w:val="24"/>
          <w:vertAlign w:val="superscript"/>
        </w:rPr>
        <w:fldChar w:fldCharType="begin"/>
      </w:r>
      <w:r w:rsidR="009B7C2B" w:rsidRPr="009B7C2B">
        <w:rPr>
          <w:sz w:val="24"/>
          <w:vertAlign w:val="superscript"/>
        </w:rPr>
        <w:instrText xml:space="preserve"> REF _Ref229513087 \r \h </w:instrText>
      </w:r>
      <w:r w:rsidR="009B7C2B" w:rsidRPr="009B7C2B">
        <w:rPr>
          <w:sz w:val="24"/>
          <w:vertAlign w:val="superscript"/>
        </w:rPr>
      </w:r>
      <w:r w:rsidR="009B7C2B">
        <w:rPr>
          <w:sz w:val="24"/>
          <w:vertAlign w:val="superscript"/>
        </w:rPr>
        <w:instrText xml:space="preserve"> \* MERGEFORMAT </w:instrText>
      </w:r>
      <w:r w:rsidR="009B7C2B" w:rsidRPr="009B7C2B">
        <w:rPr>
          <w:sz w:val="24"/>
          <w:vertAlign w:val="superscript"/>
        </w:rPr>
        <w:fldChar w:fldCharType="separate"/>
      </w:r>
      <w:r w:rsidR="009B7C2B" w:rsidRPr="009B7C2B">
        <w:rPr>
          <w:sz w:val="24"/>
          <w:vertAlign w:val="superscript"/>
        </w:rPr>
        <w:t>[7]</w:t>
      </w:r>
      <w:r w:rsidR="009B7C2B" w:rsidRPr="009B7C2B">
        <w:rPr>
          <w:sz w:val="24"/>
          <w:vertAlign w:val="superscript"/>
        </w:rPr>
        <w:fldChar w:fldCharType="end"/>
      </w:r>
      <w:r w:rsidRPr="00306C1E">
        <w:rPr>
          <w:rFonts w:hint="eastAsia"/>
          <w:sz w:val="24"/>
        </w:rPr>
        <w:t>。</w:t>
      </w:r>
    </w:p>
    <w:p w14:paraId="1C3871F6" w14:textId="55FC8659" w:rsidR="00306C1E" w:rsidRPr="00306C1E" w:rsidRDefault="00306C1E" w:rsidP="00306C1E">
      <w:pPr>
        <w:spacing w:beforeLines="50" w:before="156" w:afterLines="50" w:after="156" w:line="300" w:lineRule="auto"/>
        <w:ind w:firstLineChars="200" w:firstLine="480"/>
        <w:rPr>
          <w:sz w:val="24"/>
        </w:rPr>
      </w:pPr>
      <w:r w:rsidRPr="00306C1E">
        <w:rPr>
          <w:rFonts w:hint="eastAsia"/>
          <w:sz w:val="24"/>
        </w:rPr>
        <w:t>从算法发展现状看，二维矩形排样问题的求解方法大体可以分为精确算法、构造型启发式算法和元启发式算法</w:t>
      </w:r>
      <w:r w:rsidR="009B7C2B" w:rsidRPr="009B7C2B">
        <w:rPr>
          <w:sz w:val="24"/>
          <w:vertAlign w:val="superscript"/>
        </w:rPr>
        <w:fldChar w:fldCharType="begin"/>
      </w:r>
      <w:r w:rsidR="009B7C2B" w:rsidRPr="009B7C2B">
        <w:rPr>
          <w:sz w:val="24"/>
          <w:vertAlign w:val="superscript"/>
        </w:rPr>
        <w:instrText xml:space="preserve"> </w:instrText>
      </w:r>
      <w:r w:rsidR="009B7C2B" w:rsidRPr="009B7C2B">
        <w:rPr>
          <w:rFonts w:hint="eastAsia"/>
          <w:sz w:val="24"/>
          <w:vertAlign w:val="superscript"/>
        </w:rPr>
        <w:instrText>REF _Ref229513125 \r \h</w:instrText>
      </w:r>
      <w:r w:rsidR="009B7C2B" w:rsidRPr="009B7C2B">
        <w:rPr>
          <w:sz w:val="24"/>
          <w:vertAlign w:val="superscript"/>
        </w:rPr>
        <w:instrText xml:space="preserve"> </w:instrText>
      </w:r>
      <w:r w:rsidR="009B7C2B" w:rsidRPr="009B7C2B">
        <w:rPr>
          <w:sz w:val="24"/>
          <w:vertAlign w:val="superscript"/>
        </w:rPr>
      </w:r>
      <w:r w:rsidR="009B7C2B">
        <w:rPr>
          <w:sz w:val="24"/>
          <w:vertAlign w:val="superscript"/>
        </w:rPr>
        <w:instrText xml:space="preserve"> \* MERGEFORMAT </w:instrText>
      </w:r>
      <w:r w:rsidR="009B7C2B" w:rsidRPr="009B7C2B">
        <w:rPr>
          <w:sz w:val="24"/>
          <w:vertAlign w:val="superscript"/>
        </w:rPr>
        <w:fldChar w:fldCharType="separate"/>
      </w:r>
      <w:r w:rsidR="009B7C2B" w:rsidRPr="009B7C2B">
        <w:rPr>
          <w:sz w:val="24"/>
          <w:vertAlign w:val="superscript"/>
        </w:rPr>
        <w:t>[8]</w:t>
      </w:r>
      <w:r w:rsidR="009B7C2B" w:rsidRPr="009B7C2B">
        <w:rPr>
          <w:sz w:val="24"/>
          <w:vertAlign w:val="superscript"/>
        </w:rPr>
        <w:fldChar w:fldCharType="end"/>
      </w:r>
      <w:r w:rsidR="009B7C2B" w:rsidRPr="009B7C2B">
        <w:rPr>
          <w:sz w:val="24"/>
          <w:vertAlign w:val="superscript"/>
        </w:rPr>
        <w:fldChar w:fldCharType="begin"/>
      </w:r>
      <w:r w:rsidR="009B7C2B" w:rsidRPr="009B7C2B">
        <w:rPr>
          <w:sz w:val="24"/>
          <w:vertAlign w:val="superscript"/>
        </w:rPr>
        <w:instrText xml:space="preserve"> REF _Ref229513126 \r \h </w:instrText>
      </w:r>
      <w:r w:rsidR="009B7C2B" w:rsidRPr="009B7C2B">
        <w:rPr>
          <w:sz w:val="24"/>
          <w:vertAlign w:val="superscript"/>
        </w:rPr>
      </w:r>
      <w:r w:rsidR="009B7C2B">
        <w:rPr>
          <w:sz w:val="24"/>
          <w:vertAlign w:val="superscript"/>
        </w:rPr>
        <w:instrText xml:space="preserve"> \* MERGEFORMAT </w:instrText>
      </w:r>
      <w:r w:rsidR="009B7C2B" w:rsidRPr="009B7C2B">
        <w:rPr>
          <w:sz w:val="24"/>
          <w:vertAlign w:val="superscript"/>
        </w:rPr>
        <w:fldChar w:fldCharType="separate"/>
      </w:r>
      <w:r w:rsidR="009B7C2B" w:rsidRPr="009B7C2B">
        <w:rPr>
          <w:sz w:val="24"/>
          <w:vertAlign w:val="superscript"/>
        </w:rPr>
        <w:t>[9]</w:t>
      </w:r>
      <w:r w:rsidR="009B7C2B" w:rsidRPr="009B7C2B">
        <w:rPr>
          <w:sz w:val="24"/>
          <w:vertAlign w:val="superscript"/>
        </w:rPr>
        <w:fldChar w:fldCharType="end"/>
      </w:r>
      <w:r w:rsidRPr="00306C1E">
        <w:rPr>
          <w:rFonts w:hint="eastAsia"/>
          <w:sz w:val="24"/>
        </w:rPr>
        <w:t>。精确算法能够在小规模实例中获得较优解，但随着工件数量增加，搜索空间迅速扩大，难以满足生产现场对计算速度的要求</w:t>
      </w:r>
      <w:r w:rsidR="009B7C2B" w:rsidRPr="009B7C2B">
        <w:rPr>
          <w:sz w:val="24"/>
          <w:vertAlign w:val="superscript"/>
        </w:rPr>
        <w:fldChar w:fldCharType="begin"/>
      </w:r>
      <w:r w:rsidR="009B7C2B" w:rsidRPr="009B7C2B">
        <w:rPr>
          <w:sz w:val="24"/>
          <w:vertAlign w:val="superscript"/>
        </w:rPr>
        <w:instrText xml:space="preserve"> </w:instrText>
      </w:r>
      <w:r w:rsidR="009B7C2B" w:rsidRPr="009B7C2B">
        <w:rPr>
          <w:rFonts w:hint="eastAsia"/>
          <w:sz w:val="24"/>
          <w:vertAlign w:val="superscript"/>
        </w:rPr>
        <w:instrText>REF _Ref229513125 \r \h</w:instrText>
      </w:r>
      <w:r w:rsidR="009B7C2B" w:rsidRPr="009B7C2B">
        <w:rPr>
          <w:sz w:val="24"/>
          <w:vertAlign w:val="superscript"/>
        </w:rPr>
        <w:instrText xml:space="preserve"> </w:instrText>
      </w:r>
      <w:r w:rsidR="009B7C2B" w:rsidRPr="009B7C2B">
        <w:rPr>
          <w:sz w:val="24"/>
          <w:vertAlign w:val="superscript"/>
        </w:rPr>
      </w:r>
      <w:r w:rsidR="009B7C2B">
        <w:rPr>
          <w:sz w:val="24"/>
          <w:vertAlign w:val="superscript"/>
        </w:rPr>
        <w:instrText xml:space="preserve"> \* MERGEFORMAT </w:instrText>
      </w:r>
      <w:r w:rsidR="009B7C2B" w:rsidRPr="009B7C2B">
        <w:rPr>
          <w:sz w:val="24"/>
          <w:vertAlign w:val="superscript"/>
        </w:rPr>
        <w:fldChar w:fldCharType="separate"/>
      </w:r>
      <w:r w:rsidR="009B7C2B" w:rsidRPr="009B7C2B">
        <w:rPr>
          <w:sz w:val="24"/>
          <w:vertAlign w:val="superscript"/>
        </w:rPr>
        <w:t>[8]</w:t>
      </w:r>
      <w:r w:rsidR="009B7C2B" w:rsidRPr="009B7C2B">
        <w:rPr>
          <w:sz w:val="24"/>
          <w:vertAlign w:val="superscript"/>
        </w:rPr>
        <w:fldChar w:fldCharType="end"/>
      </w:r>
      <w:r w:rsidRPr="00306C1E">
        <w:rPr>
          <w:rFonts w:hint="eastAsia"/>
          <w:sz w:val="24"/>
        </w:rPr>
        <w:t>。启发式算法通过规则快速生成可行解，适合工程应用，但容易受到输入顺序和局部选择规则影响</w:t>
      </w:r>
      <w:r w:rsidR="009B7C2B" w:rsidRPr="009B7C2B">
        <w:rPr>
          <w:sz w:val="24"/>
          <w:vertAlign w:val="superscript"/>
        </w:rPr>
        <w:fldChar w:fldCharType="begin"/>
      </w:r>
      <w:r w:rsidR="009B7C2B" w:rsidRPr="009B7C2B">
        <w:rPr>
          <w:sz w:val="24"/>
          <w:vertAlign w:val="superscript"/>
        </w:rPr>
        <w:instrText xml:space="preserve"> </w:instrText>
      </w:r>
      <w:r w:rsidR="009B7C2B" w:rsidRPr="009B7C2B">
        <w:rPr>
          <w:rFonts w:hint="eastAsia"/>
          <w:sz w:val="24"/>
          <w:vertAlign w:val="superscript"/>
        </w:rPr>
        <w:instrText>REF _Ref229513125 \r \h</w:instrText>
      </w:r>
      <w:r w:rsidR="009B7C2B" w:rsidRPr="009B7C2B">
        <w:rPr>
          <w:sz w:val="24"/>
          <w:vertAlign w:val="superscript"/>
        </w:rPr>
        <w:instrText xml:space="preserve"> </w:instrText>
      </w:r>
      <w:r w:rsidR="009B7C2B" w:rsidRPr="009B7C2B">
        <w:rPr>
          <w:sz w:val="24"/>
          <w:vertAlign w:val="superscript"/>
        </w:rPr>
      </w:r>
      <w:r w:rsidR="009B7C2B">
        <w:rPr>
          <w:sz w:val="24"/>
          <w:vertAlign w:val="superscript"/>
        </w:rPr>
        <w:instrText xml:space="preserve"> \* MERGEFORMAT </w:instrText>
      </w:r>
      <w:r w:rsidR="009B7C2B" w:rsidRPr="009B7C2B">
        <w:rPr>
          <w:sz w:val="24"/>
          <w:vertAlign w:val="superscript"/>
        </w:rPr>
        <w:fldChar w:fldCharType="separate"/>
      </w:r>
      <w:r w:rsidR="009B7C2B" w:rsidRPr="009B7C2B">
        <w:rPr>
          <w:sz w:val="24"/>
          <w:vertAlign w:val="superscript"/>
        </w:rPr>
        <w:t>[8]</w:t>
      </w:r>
      <w:r w:rsidR="009B7C2B" w:rsidRPr="009B7C2B">
        <w:rPr>
          <w:sz w:val="24"/>
          <w:vertAlign w:val="superscript"/>
        </w:rPr>
        <w:fldChar w:fldCharType="end"/>
      </w:r>
      <w:r w:rsidR="009B7C2B" w:rsidRPr="009B7C2B">
        <w:rPr>
          <w:sz w:val="24"/>
          <w:vertAlign w:val="superscript"/>
        </w:rPr>
        <w:fldChar w:fldCharType="begin"/>
      </w:r>
      <w:r w:rsidR="009B7C2B" w:rsidRPr="009B7C2B">
        <w:rPr>
          <w:sz w:val="24"/>
          <w:vertAlign w:val="superscript"/>
        </w:rPr>
        <w:instrText xml:space="preserve"> REF _Ref229513126 \r \h </w:instrText>
      </w:r>
      <w:r w:rsidR="009B7C2B" w:rsidRPr="009B7C2B">
        <w:rPr>
          <w:sz w:val="24"/>
          <w:vertAlign w:val="superscript"/>
        </w:rPr>
      </w:r>
      <w:r w:rsidR="009B7C2B">
        <w:rPr>
          <w:sz w:val="24"/>
          <w:vertAlign w:val="superscript"/>
        </w:rPr>
        <w:instrText xml:space="preserve"> \* MERGEFORMAT </w:instrText>
      </w:r>
      <w:r w:rsidR="009B7C2B" w:rsidRPr="009B7C2B">
        <w:rPr>
          <w:sz w:val="24"/>
          <w:vertAlign w:val="superscript"/>
        </w:rPr>
        <w:fldChar w:fldCharType="separate"/>
      </w:r>
      <w:r w:rsidR="009B7C2B" w:rsidRPr="009B7C2B">
        <w:rPr>
          <w:sz w:val="24"/>
          <w:vertAlign w:val="superscript"/>
        </w:rPr>
        <w:t>[9]</w:t>
      </w:r>
      <w:r w:rsidR="009B7C2B" w:rsidRPr="009B7C2B">
        <w:rPr>
          <w:sz w:val="24"/>
          <w:vertAlign w:val="superscript"/>
        </w:rPr>
        <w:fldChar w:fldCharType="end"/>
      </w:r>
      <w:r w:rsidRPr="00306C1E">
        <w:rPr>
          <w:rFonts w:hint="eastAsia"/>
          <w:sz w:val="24"/>
        </w:rPr>
        <w:t>。元启发式算法则通过模拟搜索、进化或记忆机制扩大寻优范围，其中禁忌搜索利用禁忌表避免重复搜索和局部循环，在组合优化问题中具有较强适用性</w:t>
      </w:r>
      <w:r w:rsidR="009B7C2B" w:rsidRPr="009B7C2B">
        <w:rPr>
          <w:sz w:val="24"/>
          <w:vertAlign w:val="superscript"/>
        </w:rPr>
        <w:fldChar w:fldCharType="begin"/>
      </w:r>
      <w:r w:rsidR="009B7C2B" w:rsidRPr="009B7C2B">
        <w:rPr>
          <w:sz w:val="24"/>
          <w:vertAlign w:val="superscript"/>
        </w:rPr>
        <w:instrText xml:space="preserve"> </w:instrText>
      </w:r>
      <w:r w:rsidR="009B7C2B" w:rsidRPr="009B7C2B">
        <w:rPr>
          <w:rFonts w:hint="eastAsia"/>
          <w:sz w:val="24"/>
          <w:vertAlign w:val="superscript"/>
        </w:rPr>
        <w:instrText>REF _Ref229513126 \r \h</w:instrText>
      </w:r>
      <w:r w:rsidR="009B7C2B" w:rsidRPr="009B7C2B">
        <w:rPr>
          <w:sz w:val="24"/>
          <w:vertAlign w:val="superscript"/>
        </w:rPr>
        <w:instrText xml:space="preserve"> </w:instrText>
      </w:r>
      <w:r w:rsidR="009B7C2B" w:rsidRPr="009B7C2B">
        <w:rPr>
          <w:sz w:val="24"/>
          <w:vertAlign w:val="superscript"/>
        </w:rPr>
      </w:r>
      <w:r w:rsidR="009B7C2B">
        <w:rPr>
          <w:sz w:val="24"/>
          <w:vertAlign w:val="superscript"/>
        </w:rPr>
        <w:instrText xml:space="preserve"> \* MERGEFORMAT </w:instrText>
      </w:r>
      <w:r w:rsidR="009B7C2B" w:rsidRPr="009B7C2B">
        <w:rPr>
          <w:sz w:val="24"/>
          <w:vertAlign w:val="superscript"/>
        </w:rPr>
        <w:fldChar w:fldCharType="separate"/>
      </w:r>
      <w:r w:rsidR="009B7C2B" w:rsidRPr="009B7C2B">
        <w:rPr>
          <w:sz w:val="24"/>
          <w:vertAlign w:val="superscript"/>
        </w:rPr>
        <w:t>[9]</w:t>
      </w:r>
      <w:r w:rsidR="009B7C2B" w:rsidRPr="009B7C2B">
        <w:rPr>
          <w:sz w:val="24"/>
          <w:vertAlign w:val="superscript"/>
        </w:rPr>
        <w:fldChar w:fldCharType="end"/>
      </w:r>
      <w:r w:rsidR="009B7C2B" w:rsidRPr="009B7C2B">
        <w:rPr>
          <w:sz w:val="24"/>
          <w:vertAlign w:val="superscript"/>
        </w:rPr>
        <w:fldChar w:fldCharType="begin"/>
      </w:r>
      <w:r w:rsidR="009B7C2B" w:rsidRPr="009B7C2B">
        <w:rPr>
          <w:sz w:val="24"/>
          <w:vertAlign w:val="superscript"/>
        </w:rPr>
        <w:instrText xml:space="preserve"> REF _Ref229513217 \r \h </w:instrText>
      </w:r>
      <w:r w:rsidR="009B7C2B" w:rsidRPr="009B7C2B">
        <w:rPr>
          <w:sz w:val="24"/>
          <w:vertAlign w:val="superscript"/>
        </w:rPr>
      </w:r>
      <w:r w:rsidR="009B7C2B">
        <w:rPr>
          <w:sz w:val="24"/>
          <w:vertAlign w:val="superscript"/>
        </w:rPr>
        <w:instrText xml:space="preserve"> \* MERGEFORMAT </w:instrText>
      </w:r>
      <w:r w:rsidR="009B7C2B" w:rsidRPr="009B7C2B">
        <w:rPr>
          <w:sz w:val="24"/>
          <w:vertAlign w:val="superscript"/>
        </w:rPr>
        <w:fldChar w:fldCharType="separate"/>
      </w:r>
      <w:r w:rsidR="009B7C2B" w:rsidRPr="009B7C2B">
        <w:rPr>
          <w:sz w:val="24"/>
          <w:vertAlign w:val="superscript"/>
        </w:rPr>
        <w:t>[10]</w:t>
      </w:r>
      <w:r w:rsidR="009B7C2B" w:rsidRPr="009B7C2B">
        <w:rPr>
          <w:sz w:val="24"/>
          <w:vertAlign w:val="superscript"/>
        </w:rPr>
        <w:fldChar w:fldCharType="end"/>
      </w:r>
      <w:r w:rsidRPr="00306C1E">
        <w:rPr>
          <w:rFonts w:hint="eastAsia"/>
          <w:sz w:val="24"/>
        </w:rPr>
        <w:t>。相关综述表明，遗传算法、模拟退火、禁忌搜索等方法已被广泛用于二维排样问题</w:t>
      </w:r>
      <w:r w:rsidR="009B7C2B" w:rsidRPr="009B7C2B">
        <w:rPr>
          <w:sz w:val="24"/>
          <w:vertAlign w:val="superscript"/>
        </w:rPr>
        <w:fldChar w:fldCharType="begin"/>
      </w:r>
      <w:r w:rsidR="009B7C2B" w:rsidRPr="009B7C2B">
        <w:rPr>
          <w:sz w:val="24"/>
          <w:vertAlign w:val="superscript"/>
        </w:rPr>
        <w:instrText xml:space="preserve"> </w:instrText>
      </w:r>
      <w:r w:rsidR="009B7C2B" w:rsidRPr="009B7C2B">
        <w:rPr>
          <w:rFonts w:hint="eastAsia"/>
          <w:sz w:val="24"/>
          <w:vertAlign w:val="superscript"/>
        </w:rPr>
        <w:instrText>REF _Ref229513126 \r \h</w:instrText>
      </w:r>
      <w:r w:rsidR="009B7C2B" w:rsidRPr="009B7C2B">
        <w:rPr>
          <w:sz w:val="24"/>
          <w:vertAlign w:val="superscript"/>
        </w:rPr>
        <w:instrText xml:space="preserve"> </w:instrText>
      </w:r>
      <w:r w:rsidR="009B7C2B" w:rsidRPr="009B7C2B">
        <w:rPr>
          <w:sz w:val="24"/>
          <w:vertAlign w:val="superscript"/>
        </w:rPr>
      </w:r>
      <w:r w:rsidR="009B7C2B">
        <w:rPr>
          <w:sz w:val="24"/>
          <w:vertAlign w:val="superscript"/>
        </w:rPr>
        <w:instrText xml:space="preserve"> \* MERGEFORMAT </w:instrText>
      </w:r>
      <w:r w:rsidR="009B7C2B" w:rsidRPr="009B7C2B">
        <w:rPr>
          <w:sz w:val="24"/>
          <w:vertAlign w:val="superscript"/>
        </w:rPr>
        <w:fldChar w:fldCharType="separate"/>
      </w:r>
      <w:r w:rsidR="009B7C2B" w:rsidRPr="009B7C2B">
        <w:rPr>
          <w:sz w:val="24"/>
          <w:vertAlign w:val="superscript"/>
        </w:rPr>
        <w:t>[9]</w:t>
      </w:r>
      <w:r w:rsidR="009B7C2B" w:rsidRPr="009B7C2B">
        <w:rPr>
          <w:sz w:val="24"/>
          <w:vertAlign w:val="superscript"/>
        </w:rPr>
        <w:fldChar w:fldCharType="end"/>
      </w:r>
      <w:r w:rsidR="009B7C2B" w:rsidRPr="009B7C2B">
        <w:rPr>
          <w:sz w:val="24"/>
          <w:vertAlign w:val="superscript"/>
        </w:rPr>
        <w:fldChar w:fldCharType="begin"/>
      </w:r>
      <w:r w:rsidR="009B7C2B" w:rsidRPr="009B7C2B">
        <w:rPr>
          <w:sz w:val="24"/>
          <w:vertAlign w:val="superscript"/>
        </w:rPr>
        <w:instrText xml:space="preserve"> REF _Ref229513217 \r \h </w:instrText>
      </w:r>
      <w:r w:rsidR="009B7C2B" w:rsidRPr="009B7C2B">
        <w:rPr>
          <w:sz w:val="24"/>
          <w:vertAlign w:val="superscript"/>
        </w:rPr>
      </w:r>
      <w:r w:rsidR="009B7C2B">
        <w:rPr>
          <w:sz w:val="24"/>
          <w:vertAlign w:val="superscript"/>
        </w:rPr>
        <w:instrText xml:space="preserve"> \* MERGEFORMAT </w:instrText>
      </w:r>
      <w:r w:rsidR="009B7C2B" w:rsidRPr="009B7C2B">
        <w:rPr>
          <w:sz w:val="24"/>
          <w:vertAlign w:val="superscript"/>
        </w:rPr>
        <w:fldChar w:fldCharType="separate"/>
      </w:r>
      <w:r w:rsidR="009B7C2B" w:rsidRPr="009B7C2B">
        <w:rPr>
          <w:sz w:val="24"/>
          <w:vertAlign w:val="superscript"/>
        </w:rPr>
        <w:t>[10]</w:t>
      </w:r>
      <w:r w:rsidR="009B7C2B" w:rsidRPr="009B7C2B">
        <w:rPr>
          <w:sz w:val="24"/>
          <w:vertAlign w:val="superscript"/>
        </w:rPr>
        <w:fldChar w:fldCharType="end"/>
      </w:r>
      <w:r w:rsidRPr="00306C1E">
        <w:rPr>
          <w:rFonts w:hint="eastAsia"/>
          <w:sz w:val="24"/>
        </w:rPr>
        <w:t>；后续研究也将禁忌搜索、遗传算法等方法应用于二维非切割式下料和二维带状排样问题，验证了元启</w:t>
      </w:r>
      <w:r w:rsidRPr="00306C1E">
        <w:rPr>
          <w:rFonts w:hint="eastAsia"/>
          <w:sz w:val="24"/>
        </w:rPr>
        <w:lastRenderedPageBreak/>
        <w:t>发式方法在提高排样质量方面的价值</w:t>
      </w:r>
      <w:r w:rsidR="009B7C2B" w:rsidRPr="009B7C2B">
        <w:rPr>
          <w:sz w:val="24"/>
          <w:vertAlign w:val="superscript"/>
        </w:rPr>
        <w:fldChar w:fldCharType="begin"/>
      </w:r>
      <w:r w:rsidR="009B7C2B" w:rsidRPr="009B7C2B">
        <w:rPr>
          <w:sz w:val="24"/>
          <w:vertAlign w:val="superscript"/>
        </w:rPr>
        <w:instrText xml:space="preserve"> </w:instrText>
      </w:r>
      <w:r w:rsidR="009B7C2B" w:rsidRPr="009B7C2B">
        <w:rPr>
          <w:rFonts w:hint="eastAsia"/>
          <w:sz w:val="24"/>
          <w:vertAlign w:val="superscript"/>
        </w:rPr>
        <w:instrText>REF _Ref229513265 \r \h</w:instrText>
      </w:r>
      <w:r w:rsidR="009B7C2B" w:rsidRPr="009B7C2B">
        <w:rPr>
          <w:sz w:val="24"/>
          <w:vertAlign w:val="superscript"/>
        </w:rPr>
        <w:instrText xml:space="preserve"> </w:instrText>
      </w:r>
      <w:r w:rsidR="009B7C2B" w:rsidRPr="009B7C2B">
        <w:rPr>
          <w:sz w:val="24"/>
          <w:vertAlign w:val="superscript"/>
        </w:rPr>
      </w:r>
      <w:r w:rsidR="009B7C2B">
        <w:rPr>
          <w:sz w:val="24"/>
          <w:vertAlign w:val="superscript"/>
        </w:rPr>
        <w:instrText xml:space="preserve"> \* MERGEFORMAT </w:instrText>
      </w:r>
      <w:r w:rsidR="009B7C2B" w:rsidRPr="009B7C2B">
        <w:rPr>
          <w:sz w:val="24"/>
          <w:vertAlign w:val="superscript"/>
        </w:rPr>
        <w:fldChar w:fldCharType="separate"/>
      </w:r>
      <w:r w:rsidR="009B7C2B" w:rsidRPr="009B7C2B">
        <w:rPr>
          <w:sz w:val="24"/>
          <w:vertAlign w:val="superscript"/>
        </w:rPr>
        <w:t>[11]</w:t>
      </w:r>
      <w:r w:rsidR="009B7C2B" w:rsidRPr="009B7C2B">
        <w:rPr>
          <w:sz w:val="24"/>
          <w:vertAlign w:val="superscript"/>
        </w:rPr>
        <w:fldChar w:fldCharType="end"/>
      </w:r>
      <w:r w:rsidRPr="00306C1E">
        <w:rPr>
          <w:rFonts w:hint="eastAsia"/>
          <w:sz w:val="24"/>
        </w:rPr>
        <w:t>。</w:t>
      </w:r>
    </w:p>
    <w:p w14:paraId="3C789D8B" w14:textId="20BA332D" w:rsidR="00306C1E" w:rsidRPr="00306C1E" w:rsidRDefault="00306C1E" w:rsidP="00306C1E">
      <w:pPr>
        <w:spacing w:beforeLines="50" w:before="156" w:afterLines="50" w:after="156" w:line="300" w:lineRule="auto"/>
        <w:ind w:firstLineChars="200" w:firstLine="480"/>
        <w:rPr>
          <w:sz w:val="24"/>
        </w:rPr>
      </w:pPr>
      <w:r w:rsidRPr="00306C1E">
        <w:rPr>
          <w:rFonts w:hint="eastAsia"/>
          <w:sz w:val="24"/>
        </w:rPr>
        <w:t>从具体放置策略看，二维矩形排样通常需要先确定工件排列顺序，再依据一定规则计算每个矩形的放置坐标。常见策略包括左下角法、最低水平线法、剩余矩形法和天际线法等</w:t>
      </w:r>
      <w:r w:rsidR="009B7C2B" w:rsidRPr="009B7C2B">
        <w:rPr>
          <w:sz w:val="24"/>
          <w:vertAlign w:val="superscript"/>
        </w:rPr>
        <w:fldChar w:fldCharType="begin"/>
      </w:r>
      <w:r w:rsidR="009B7C2B" w:rsidRPr="009B7C2B">
        <w:rPr>
          <w:sz w:val="24"/>
          <w:vertAlign w:val="superscript"/>
        </w:rPr>
        <w:instrText xml:space="preserve"> </w:instrText>
      </w:r>
      <w:r w:rsidR="009B7C2B" w:rsidRPr="009B7C2B">
        <w:rPr>
          <w:rFonts w:hint="eastAsia"/>
          <w:sz w:val="24"/>
          <w:vertAlign w:val="superscript"/>
        </w:rPr>
        <w:instrText>REF _Ref229513291 \r \h</w:instrText>
      </w:r>
      <w:r w:rsidR="009B7C2B" w:rsidRPr="009B7C2B">
        <w:rPr>
          <w:sz w:val="24"/>
          <w:vertAlign w:val="superscript"/>
        </w:rPr>
        <w:instrText xml:space="preserve"> </w:instrText>
      </w:r>
      <w:r w:rsidR="009B7C2B" w:rsidRPr="009B7C2B">
        <w:rPr>
          <w:sz w:val="24"/>
          <w:vertAlign w:val="superscript"/>
        </w:rPr>
      </w:r>
      <w:r w:rsidR="009B7C2B">
        <w:rPr>
          <w:sz w:val="24"/>
          <w:vertAlign w:val="superscript"/>
        </w:rPr>
        <w:instrText xml:space="preserve"> \* MERGEFORMAT </w:instrText>
      </w:r>
      <w:r w:rsidR="009B7C2B" w:rsidRPr="009B7C2B">
        <w:rPr>
          <w:sz w:val="24"/>
          <w:vertAlign w:val="superscript"/>
        </w:rPr>
        <w:fldChar w:fldCharType="separate"/>
      </w:r>
      <w:r w:rsidR="009B7C2B" w:rsidRPr="009B7C2B">
        <w:rPr>
          <w:sz w:val="24"/>
          <w:vertAlign w:val="superscript"/>
        </w:rPr>
        <w:t>[12]</w:t>
      </w:r>
      <w:r w:rsidR="009B7C2B" w:rsidRPr="009B7C2B">
        <w:rPr>
          <w:sz w:val="24"/>
          <w:vertAlign w:val="superscript"/>
        </w:rPr>
        <w:fldChar w:fldCharType="end"/>
      </w:r>
      <w:r w:rsidR="009B7C2B" w:rsidRPr="009B7C2B">
        <w:rPr>
          <w:sz w:val="24"/>
          <w:vertAlign w:val="superscript"/>
        </w:rPr>
        <w:fldChar w:fldCharType="begin"/>
      </w:r>
      <w:r w:rsidR="009B7C2B" w:rsidRPr="009B7C2B">
        <w:rPr>
          <w:sz w:val="24"/>
          <w:vertAlign w:val="superscript"/>
        </w:rPr>
        <w:instrText xml:space="preserve"> REF _Ref229513292 \r \h </w:instrText>
      </w:r>
      <w:r w:rsidR="009B7C2B" w:rsidRPr="009B7C2B">
        <w:rPr>
          <w:sz w:val="24"/>
          <w:vertAlign w:val="superscript"/>
        </w:rPr>
      </w:r>
      <w:r w:rsidR="009B7C2B">
        <w:rPr>
          <w:sz w:val="24"/>
          <w:vertAlign w:val="superscript"/>
        </w:rPr>
        <w:instrText xml:space="preserve"> \* MERGEFORMAT </w:instrText>
      </w:r>
      <w:r w:rsidR="009B7C2B" w:rsidRPr="009B7C2B">
        <w:rPr>
          <w:sz w:val="24"/>
          <w:vertAlign w:val="superscript"/>
        </w:rPr>
        <w:fldChar w:fldCharType="separate"/>
      </w:r>
      <w:r w:rsidR="009B7C2B" w:rsidRPr="009B7C2B">
        <w:rPr>
          <w:sz w:val="24"/>
          <w:vertAlign w:val="superscript"/>
        </w:rPr>
        <w:t>[13]</w:t>
      </w:r>
      <w:r w:rsidR="009B7C2B" w:rsidRPr="009B7C2B">
        <w:rPr>
          <w:sz w:val="24"/>
          <w:vertAlign w:val="superscript"/>
        </w:rPr>
        <w:fldChar w:fldCharType="end"/>
      </w:r>
      <w:r w:rsidR="009B7C2B" w:rsidRPr="009B7C2B">
        <w:rPr>
          <w:sz w:val="24"/>
          <w:vertAlign w:val="superscript"/>
        </w:rPr>
        <w:fldChar w:fldCharType="begin"/>
      </w:r>
      <w:r w:rsidR="009B7C2B" w:rsidRPr="009B7C2B">
        <w:rPr>
          <w:sz w:val="24"/>
          <w:vertAlign w:val="superscript"/>
        </w:rPr>
        <w:instrText xml:space="preserve"> REF _Ref229513294 \r \h </w:instrText>
      </w:r>
      <w:r w:rsidR="009B7C2B" w:rsidRPr="009B7C2B">
        <w:rPr>
          <w:sz w:val="24"/>
          <w:vertAlign w:val="superscript"/>
        </w:rPr>
      </w:r>
      <w:r w:rsidR="009B7C2B">
        <w:rPr>
          <w:sz w:val="24"/>
          <w:vertAlign w:val="superscript"/>
        </w:rPr>
        <w:instrText xml:space="preserve"> \* MERGEFORMAT </w:instrText>
      </w:r>
      <w:r w:rsidR="009B7C2B" w:rsidRPr="009B7C2B">
        <w:rPr>
          <w:sz w:val="24"/>
          <w:vertAlign w:val="superscript"/>
        </w:rPr>
        <w:fldChar w:fldCharType="separate"/>
      </w:r>
      <w:r w:rsidR="009B7C2B" w:rsidRPr="009B7C2B">
        <w:rPr>
          <w:sz w:val="24"/>
          <w:vertAlign w:val="superscript"/>
        </w:rPr>
        <w:t>[14]</w:t>
      </w:r>
      <w:r w:rsidR="009B7C2B" w:rsidRPr="009B7C2B">
        <w:rPr>
          <w:sz w:val="24"/>
          <w:vertAlign w:val="superscript"/>
        </w:rPr>
        <w:fldChar w:fldCharType="end"/>
      </w:r>
      <w:r w:rsidRPr="00306C1E">
        <w:rPr>
          <w:rFonts w:hint="eastAsia"/>
          <w:sz w:val="24"/>
        </w:rPr>
        <w:t>。相比简单的逐行放置方法，天际线法通过维护板材当前已占用区域上方的轮廓线，能够更细致地描述剩余可用空间，并在每次放置后动态更新可放置线段。相关天际线启发式研究在二维矩形装箱和带状装箱问题中表现出较好的效率和装填效果</w:t>
      </w:r>
      <w:r w:rsidR="009B7C2B" w:rsidRPr="009B7C2B">
        <w:rPr>
          <w:sz w:val="24"/>
          <w:vertAlign w:val="superscript"/>
        </w:rPr>
        <w:fldChar w:fldCharType="begin"/>
      </w:r>
      <w:r w:rsidR="009B7C2B" w:rsidRPr="009B7C2B">
        <w:rPr>
          <w:sz w:val="24"/>
          <w:vertAlign w:val="superscript"/>
        </w:rPr>
        <w:instrText xml:space="preserve"> </w:instrText>
      </w:r>
      <w:r w:rsidR="009B7C2B" w:rsidRPr="009B7C2B">
        <w:rPr>
          <w:rFonts w:hint="eastAsia"/>
          <w:sz w:val="24"/>
          <w:vertAlign w:val="superscript"/>
        </w:rPr>
        <w:instrText>REF _Ref229513294 \r \h</w:instrText>
      </w:r>
      <w:r w:rsidR="009B7C2B" w:rsidRPr="009B7C2B">
        <w:rPr>
          <w:sz w:val="24"/>
          <w:vertAlign w:val="superscript"/>
        </w:rPr>
        <w:instrText xml:space="preserve"> </w:instrText>
      </w:r>
      <w:r w:rsidR="009B7C2B" w:rsidRPr="009B7C2B">
        <w:rPr>
          <w:sz w:val="24"/>
          <w:vertAlign w:val="superscript"/>
        </w:rPr>
      </w:r>
      <w:r w:rsidR="009B7C2B">
        <w:rPr>
          <w:sz w:val="24"/>
          <w:vertAlign w:val="superscript"/>
        </w:rPr>
        <w:instrText xml:space="preserve"> \* MERGEFORMAT </w:instrText>
      </w:r>
      <w:r w:rsidR="009B7C2B" w:rsidRPr="009B7C2B">
        <w:rPr>
          <w:sz w:val="24"/>
          <w:vertAlign w:val="superscript"/>
        </w:rPr>
        <w:fldChar w:fldCharType="separate"/>
      </w:r>
      <w:r w:rsidR="009B7C2B" w:rsidRPr="009B7C2B">
        <w:rPr>
          <w:sz w:val="24"/>
          <w:vertAlign w:val="superscript"/>
        </w:rPr>
        <w:t>[14]</w:t>
      </w:r>
      <w:r w:rsidR="009B7C2B" w:rsidRPr="009B7C2B">
        <w:rPr>
          <w:sz w:val="24"/>
          <w:vertAlign w:val="superscript"/>
        </w:rPr>
        <w:fldChar w:fldCharType="end"/>
      </w:r>
      <w:r w:rsidRPr="00306C1E">
        <w:rPr>
          <w:rFonts w:hint="eastAsia"/>
          <w:sz w:val="24"/>
        </w:rPr>
        <w:t>。因此，在柜门板材加工这类以矩形工件为主、需要输出具体坐标的场景中，天际线法具有较好的工程适配性。</w:t>
      </w:r>
    </w:p>
    <w:p w14:paraId="6DE9264C" w14:textId="616483D3" w:rsidR="004A2E15" w:rsidRDefault="00306C1E" w:rsidP="00306C1E">
      <w:pPr>
        <w:spacing w:beforeLines="50" w:before="156" w:afterLines="50" w:after="156" w:line="300" w:lineRule="auto"/>
        <w:ind w:firstLineChars="200" w:firstLine="480"/>
        <w:rPr>
          <w:sz w:val="24"/>
        </w:rPr>
      </w:pPr>
      <w:r w:rsidRPr="00306C1E">
        <w:rPr>
          <w:rFonts w:hint="eastAsia"/>
          <w:sz w:val="24"/>
        </w:rPr>
        <w:t>从国内应用与工程实现看，近年来相关研究开始更多关注混合启发式算法和实际生产约束。国内学者针对大规模矩形件排样、遗传算法与禁忌搜索混合优化、遗传蚁群算法等方向开展了研究，试图在计算效率和材料利用率之间取得平衡</w:t>
      </w:r>
      <w:r w:rsidR="009B7C2B" w:rsidRPr="009B7C2B">
        <w:rPr>
          <w:sz w:val="24"/>
          <w:vertAlign w:val="superscript"/>
        </w:rPr>
        <w:fldChar w:fldCharType="begin"/>
      </w:r>
      <w:r w:rsidR="009B7C2B" w:rsidRPr="009B7C2B">
        <w:rPr>
          <w:sz w:val="24"/>
          <w:vertAlign w:val="superscript"/>
        </w:rPr>
        <w:instrText xml:space="preserve"> </w:instrText>
      </w:r>
      <w:r w:rsidR="009B7C2B" w:rsidRPr="009B7C2B">
        <w:rPr>
          <w:rFonts w:hint="eastAsia"/>
          <w:sz w:val="24"/>
          <w:vertAlign w:val="superscript"/>
        </w:rPr>
        <w:instrText>REF _Ref229512648 \r \h</w:instrText>
      </w:r>
      <w:r w:rsidR="009B7C2B" w:rsidRPr="009B7C2B">
        <w:rPr>
          <w:sz w:val="24"/>
          <w:vertAlign w:val="superscript"/>
        </w:rPr>
        <w:instrText xml:space="preserve"> </w:instrText>
      </w:r>
      <w:r w:rsidR="009B7C2B" w:rsidRPr="009B7C2B">
        <w:rPr>
          <w:sz w:val="24"/>
          <w:vertAlign w:val="superscript"/>
        </w:rPr>
      </w:r>
      <w:r w:rsidR="009B7C2B">
        <w:rPr>
          <w:sz w:val="24"/>
          <w:vertAlign w:val="superscript"/>
        </w:rPr>
        <w:instrText xml:space="preserve"> \* MERGEFORMAT </w:instrText>
      </w:r>
      <w:r w:rsidR="009B7C2B" w:rsidRPr="009B7C2B">
        <w:rPr>
          <w:sz w:val="24"/>
          <w:vertAlign w:val="superscript"/>
        </w:rPr>
        <w:fldChar w:fldCharType="separate"/>
      </w:r>
      <w:r w:rsidR="009B7C2B" w:rsidRPr="009B7C2B">
        <w:rPr>
          <w:sz w:val="24"/>
          <w:vertAlign w:val="superscript"/>
        </w:rPr>
        <w:t>[1]</w:t>
      </w:r>
      <w:r w:rsidR="009B7C2B" w:rsidRPr="009B7C2B">
        <w:rPr>
          <w:sz w:val="24"/>
          <w:vertAlign w:val="superscript"/>
        </w:rPr>
        <w:fldChar w:fldCharType="end"/>
      </w:r>
      <w:r w:rsidR="009B7C2B" w:rsidRPr="009B7C2B">
        <w:rPr>
          <w:sz w:val="24"/>
          <w:vertAlign w:val="superscript"/>
        </w:rPr>
        <w:fldChar w:fldCharType="begin"/>
      </w:r>
      <w:r w:rsidR="009B7C2B" w:rsidRPr="009B7C2B">
        <w:rPr>
          <w:sz w:val="24"/>
          <w:vertAlign w:val="superscript"/>
        </w:rPr>
        <w:instrText xml:space="preserve"> REF _Ref229513265 \r \h </w:instrText>
      </w:r>
      <w:r w:rsidR="009B7C2B" w:rsidRPr="009B7C2B">
        <w:rPr>
          <w:sz w:val="24"/>
          <w:vertAlign w:val="superscript"/>
        </w:rPr>
      </w:r>
      <w:r w:rsidR="009B7C2B">
        <w:rPr>
          <w:sz w:val="24"/>
          <w:vertAlign w:val="superscript"/>
        </w:rPr>
        <w:instrText xml:space="preserve"> \* MERGEFORMAT </w:instrText>
      </w:r>
      <w:r w:rsidR="009B7C2B" w:rsidRPr="009B7C2B">
        <w:rPr>
          <w:sz w:val="24"/>
          <w:vertAlign w:val="superscript"/>
        </w:rPr>
        <w:fldChar w:fldCharType="separate"/>
      </w:r>
      <w:r w:rsidR="009B7C2B" w:rsidRPr="009B7C2B">
        <w:rPr>
          <w:sz w:val="24"/>
          <w:vertAlign w:val="superscript"/>
        </w:rPr>
        <w:t>[11]</w:t>
      </w:r>
      <w:r w:rsidR="009B7C2B" w:rsidRPr="009B7C2B">
        <w:rPr>
          <w:sz w:val="24"/>
          <w:vertAlign w:val="superscript"/>
        </w:rPr>
        <w:fldChar w:fldCharType="end"/>
      </w:r>
      <w:r w:rsidR="009B7C2B" w:rsidRPr="009B7C2B">
        <w:rPr>
          <w:sz w:val="24"/>
          <w:vertAlign w:val="superscript"/>
        </w:rPr>
        <w:fldChar w:fldCharType="begin"/>
      </w:r>
      <w:r w:rsidR="009B7C2B" w:rsidRPr="009B7C2B">
        <w:rPr>
          <w:sz w:val="24"/>
          <w:vertAlign w:val="superscript"/>
        </w:rPr>
        <w:instrText xml:space="preserve"> REF _Ref229513292 \r \h </w:instrText>
      </w:r>
      <w:r w:rsidR="009B7C2B" w:rsidRPr="009B7C2B">
        <w:rPr>
          <w:sz w:val="24"/>
          <w:vertAlign w:val="superscript"/>
        </w:rPr>
      </w:r>
      <w:r w:rsidR="009B7C2B">
        <w:rPr>
          <w:sz w:val="24"/>
          <w:vertAlign w:val="superscript"/>
        </w:rPr>
        <w:instrText xml:space="preserve"> \* MERGEFORMAT </w:instrText>
      </w:r>
      <w:r w:rsidR="009B7C2B" w:rsidRPr="009B7C2B">
        <w:rPr>
          <w:sz w:val="24"/>
          <w:vertAlign w:val="superscript"/>
        </w:rPr>
        <w:fldChar w:fldCharType="separate"/>
      </w:r>
      <w:r w:rsidR="009B7C2B" w:rsidRPr="009B7C2B">
        <w:rPr>
          <w:sz w:val="24"/>
          <w:vertAlign w:val="superscript"/>
        </w:rPr>
        <w:t>[13]</w:t>
      </w:r>
      <w:r w:rsidR="009B7C2B" w:rsidRPr="009B7C2B">
        <w:rPr>
          <w:sz w:val="24"/>
          <w:vertAlign w:val="superscript"/>
        </w:rPr>
        <w:fldChar w:fldCharType="end"/>
      </w:r>
      <w:r w:rsidR="009B7C2B" w:rsidRPr="009B7C2B">
        <w:rPr>
          <w:sz w:val="24"/>
          <w:vertAlign w:val="superscript"/>
        </w:rPr>
        <w:fldChar w:fldCharType="begin"/>
      </w:r>
      <w:r w:rsidR="009B7C2B" w:rsidRPr="009B7C2B">
        <w:rPr>
          <w:sz w:val="24"/>
          <w:vertAlign w:val="superscript"/>
        </w:rPr>
        <w:instrText xml:space="preserve"> REF _Ref229513338 \r \h </w:instrText>
      </w:r>
      <w:r w:rsidR="009B7C2B" w:rsidRPr="009B7C2B">
        <w:rPr>
          <w:sz w:val="24"/>
          <w:vertAlign w:val="superscript"/>
        </w:rPr>
      </w:r>
      <w:r w:rsidR="009B7C2B">
        <w:rPr>
          <w:sz w:val="24"/>
          <w:vertAlign w:val="superscript"/>
        </w:rPr>
        <w:instrText xml:space="preserve"> \* MERGEFORMAT </w:instrText>
      </w:r>
      <w:r w:rsidR="009B7C2B" w:rsidRPr="009B7C2B">
        <w:rPr>
          <w:sz w:val="24"/>
          <w:vertAlign w:val="superscript"/>
        </w:rPr>
        <w:fldChar w:fldCharType="separate"/>
      </w:r>
      <w:r w:rsidR="009B7C2B" w:rsidRPr="009B7C2B">
        <w:rPr>
          <w:sz w:val="24"/>
          <w:vertAlign w:val="superscript"/>
        </w:rPr>
        <w:t>[15]</w:t>
      </w:r>
      <w:r w:rsidR="009B7C2B" w:rsidRPr="009B7C2B">
        <w:rPr>
          <w:sz w:val="24"/>
          <w:vertAlign w:val="superscript"/>
        </w:rPr>
        <w:fldChar w:fldCharType="end"/>
      </w:r>
      <w:r w:rsidRPr="00306C1E">
        <w:rPr>
          <w:rFonts w:hint="eastAsia"/>
          <w:sz w:val="24"/>
        </w:rPr>
        <w:t>。但在中小型柜门加工企业的实际场景中，排样算法往往仍与客户、板材、订单、余料和结果追踪等业务流程分离，导致算法结果难以直接沉淀为生产数据</w:t>
      </w:r>
      <w:r w:rsidR="009B7C2B" w:rsidRPr="009B7C2B">
        <w:rPr>
          <w:sz w:val="24"/>
          <w:vertAlign w:val="superscript"/>
        </w:rPr>
        <w:fldChar w:fldCharType="begin"/>
      </w:r>
      <w:r w:rsidR="009B7C2B" w:rsidRPr="009B7C2B">
        <w:rPr>
          <w:sz w:val="24"/>
          <w:vertAlign w:val="superscript"/>
        </w:rPr>
        <w:instrText xml:space="preserve"> </w:instrText>
      </w:r>
      <w:r w:rsidR="009B7C2B" w:rsidRPr="009B7C2B">
        <w:rPr>
          <w:rFonts w:hint="eastAsia"/>
          <w:sz w:val="24"/>
          <w:vertAlign w:val="superscript"/>
        </w:rPr>
        <w:instrText>REF _Ref229512651 \r \h</w:instrText>
      </w:r>
      <w:r w:rsidR="009B7C2B" w:rsidRPr="009B7C2B">
        <w:rPr>
          <w:sz w:val="24"/>
          <w:vertAlign w:val="superscript"/>
        </w:rPr>
        <w:instrText xml:space="preserve"> </w:instrText>
      </w:r>
      <w:r w:rsidR="009B7C2B" w:rsidRPr="009B7C2B">
        <w:rPr>
          <w:sz w:val="24"/>
          <w:vertAlign w:val="superscript"/>
        </w:rPr>
      </w:r>
      <w:r w:rsidR="009B7C2B">
        <w:rPr>
          <w:sz w:val="24"/>
          <w:vertAlign w:val="superscript"/>
        </w:rPr>
        <w:instrText xml:space="preserve"> \* MERGEFORMAT </w:instrText>
      </w:r>
      <w:r w:rsidR="009B7C2B" w:rsidRPr="009B7C2B">
        <w:rPr>
          <w:sz w:val="24"/>
          <w:vertAlign w:val="superscript"/>
        </w:rPr>
        <w:fldChar w:fldCharType="separate"/>
      </w:r>
      <w:r w:rsidR="009B7C2B" w:rsidRPr="009B7C2B">
        <w:rPr>
          <w:sz w:val="24"/>
          <w:vertAlign w:val="superscript"/>
        </w:rPr>
        <w:t>[2]</w:t>
      </w:r>
      <w:r w:rsidR="009B7C2B" w:rsidRPr="009B7C2B">
        <w:rPr>
          <w:sz w:val="24"/>
          <w:vertAlign w:val="superscript"/>
        </w:rPr>
        <w:fldChar w:fldCharType="end"/>
      </w:r>
      <w:r w:rsidR="009B7C2B" w:rsidRPr="009B7C2B">
        <w:rPr>
          <w:sz w:val="24"/>
          <w:vertAlign w:val="superscript"/>
        </w:rPr>
        <w:fldChar w:fldCharType="begin"/>
      </w:r>
      <w:r w:rsidR="009B7C2B" w:rsidRPr="009B7C2B">
        <w:rPr>
          <w:sz w:val="24"/>
          <w:vertAlign w:val="superscript"/>
        </w:rPr>
        <w:instrText xml:space="preserve"> REF _Ref229513368 \r \h </w:instrText>
      </w:r>
      <w:r w:rsidR="009B7C2B" w:rsidRPr="009B7C2B">
        <w:rPr>
          <w:sz w:val="24"/>
          <w:vertAlign w:val="superscript"/>
        </w:rPr>
      </w:r>
      <w:r w:rsidR="009B7C2B">
        <w:rPr>
          <w:sz w:val="24"/>
          <w:vertAlign w:val="superscript"/>
        </w:rPr>
        <w:instrText xml:space="preserve"> \* MERGEFORMAT </w:instrText>
      </w:r>
      <w:r w:rsidR="009B7C2B" w:rsidRPr="009B7C2B">
        <w:rPr>
          <w:sz w:val="24"/>
          <w:vertAlign w:val="superscript"/>
        </w:rPr>
        <w:fldChar w:fldCharType="separate"/>
      </w:r>
      <w:r w:rsidR="009B7C2B" w:rsidRPr="009B7C2B">
        <w:rPr>
          <w:sz w:val="24"/>
          <w:vertAlign w:val="superscript"/>
        </w:rPr>
        <w:t>[16]</w:t>
      </w:r>
      <w:r w:rsidR="009B7C2B" w:rsidRPr="009B7C2B">
        <w:rPr>
          <w:sz w:val="24"/>
          <w:vertAlign w:val="superscript"/>
        </w:rPr>
        <w:fldChar w:fldCharType="end"/>
      </w:r>
      <w:r w:rsidRPr="00306C1E">
        <w:rPr>
          <w:rFonts w:hint="eastAsia"/>
          <w:sz w:val="24"/>
        </w:rPr>
        <w:t>。基于上述现状，本文在系统设计中不仅关注排样算法本身，还将客户管理、板材管理、尺寸录入、算法求解和结果可视化整合到统一平台中，并采用“禁忌搜索</w:t>
      </w:r>
      <w:r w:rsidRPr="00306C1E">
        <w:rPr>
          <w:rFonts w:hint="eastAsia"/>
          <w:sz w:val="24"/>
        </w:rPr>
        <w:t>+</w:t>
      </w:r>
      <w:r w:rsidRPr="00306C1E">
        <w:rPr>
          <w:rFonts w:hint="eastAsia"/>
          <w:sz w:val="24"/>
        </w:rPr>
        <w:t>天际线放置算法”的组合策略，使系统既能满足基础业务管理需求，又能在一定程度上提高排样自动化水平和板材利用率。</w:t>
      </w:r>
    </w:p>
    <w:p w14:paraId="246F1D0F" w14:textId="6EA93EE8" w:rsidR="004A2E15" w:rsidRDefault="00000000" w:rsidP="00032BBC">
      <w:pPr>
        <w:pStyle w:val="2"/>
        <w:numPr>
          <w:ilvl w:val="1"/>
          <w:numId w:val="9"/>
        </w:numPr>
        <w:spacing w:before="156" w:after="156"/>
        <w:rPr>
          <w:color w:val="000000"/>
          <w:szCs w:val="30"/>
        </w:rPr>
      </w:pPr>
      <w:bookmarkStart w:id="29" w:name="_Toc7649"/>
      <w:bookmarkStart w:id="30" w:name="_Toc484347190"/>
      <w:bookmarkStart w:id="31" w:name="_Toc484347612"/>
      <w:bookmarkStart w:id="32" w:name="_Toc484347011"/>
      <w:bookmarkStart w:id="33" w:name="_Toc484347381"/>
      <w:bookmarkStart w:id="34" w:name="_Toc229467654"/>
      <w:r>
        <w:rPr>
          <w:color w:val="000000"/>
          <w:szCs w:val="30"/>
        </w:rPr>
        <w:t>课题</w:t>
      </w:r>
      <w:r>
        <w:rPr>
          <w:rFonts w:hint="eastAsia"/>
          <w:color w:val="000000"/>
          <w:szCs w:val="30"/>
        </w:rPr>
        <w:t>研究</w:t>
      </w:r>
      <w:r>
        <w:rPr>
          <w:color w:val="000000"/>
          <w:szCs w:val="30"/>
        </w:rPr>
        <w:t>的目的和意义</w:t>
      </w:r>
      <w:bookmarkEnd w:id="24"/>
      <w:bookmarkEnd w:id="25"/>
      <w:bookmarkEnd w:id="29"/>
      <w:bookmarkEnd w:id="30"/>
      <w:bookmarkEnd w:id="31"/>
      <w:bookmarkEnd w:id="32"/>
      <w:bookmarkEnd w:id="33"/>
      <w:bookmarkEnd w:id="34"/>
    </w:p>
    <w:p w14:paraId="55BA8E35" w14:textId="1F16FD04" w:rsidR="004A2E15" w:rsidRDefault="00000000">
      <w:pPr>
        <w:spacing w:beforeLines="50" w:before="156" w:afterLines="50" w:after="156" w:line="300" w:lineRule="auto"/>
        <w:ind w:firstLineChars="200" w:firstLine="480"/>
        <w:rPr>
          <w:sz w:val="24"/>
        </w:rPr>
      </w:pPr>
      <w:r>
        <w:rPr>
          <w:rFonts w:hint="eastAsia"/>
          <w:sz w:val="24"/>
        </w:rPr>
        <w:t>本文课题的主要目的是设计并实现一套基于</w:t>
      </w:r>
      <w:r>
        <w:rPr>
          <w:rFonts w:hint="eastAsia"/>
          <w:sz w:val="24"/>
        </w:rPr>
        <w:t>Spring Boot</w:t>
      </w:r>
      <w:r>
        <w:rPr>
          <w:rFonts w:hint="eastAsia"/>
          <w:sz w:val="24"/>
        </w:rPr>
        <w:t>的柜门板材切割排版系统，使系统能够完成客户管理、板材管理、尺寸录入、排样计算和结果展示等基础业务流程。系统通过后端接口统一处理业务数据和算法请求，通过微信小程序端提供轻量化交互入口，使用户能够在移动端完成排样参数录入并查看计算结果。</w:t>
      </w:r>
    </w:p>
    <w:p w14:paraId="70EE6536" w14:textId="77777777" w:rsidR="004A2E15" w:rsidRDefault="00000000">
      <w:pPr>
        <w:spacing w:beforeLines="50" w:before="156" w:afterLines="50" w:after="156" w:line="300" w:lineRule="auto"/>
        <w:ind w:firstLineChars="200" w:firstLine="480"/>
        <w:rPr>
          <w:sz w:val="24"/>
        </w:rPr>
      </w:pPr>
      <w:r>
        <w:rPr>
          <w:rFonts w:hint="eastAsia"/>
          <w:sz w:val="24"/>
        </w:rPr>
        <w:t>本课题的实际意义主要体现在三个方面。第一，系统能够降低人工录入和人工排版的工作量，使客户信息、板材信息和待切尺寸以结构化方式保存，减少漏录、错录和重复录入。第二，系统通过禁忌搜索与天际线放置算法生成排样结果，有助于提高板材空间利用率，降低材料浪费。第三，系统提供排样结果表格和图形化展示，使用户能够更加直观地查看矩形板件在原料板中的放置位置，便于后续生产核对。</w:t>
      </w:r>
    </w:p>
    <w:p w14:paraId="04ADC048" w14:textId="0E6D4E43" w:rsidR="004A2E15" w:rsidRDefault="00000000">
      <w:pPr>
        <w:spacing w:beforeLines="50" w:before="156" w:afterLines="50" w:after="156" w:line="300" w:lineRule="auto"/>
        <w:ind w:firstLineChars="200" w:firstLine="480"/>
        <w:rPr>
          <w:sz w:val="24"/>
        </w:rPr>
      </w:pPr>
      <w:r>
        <w:rPr>
          <w:rFonts w:hint="eastAsia"/>
          <w:sz w:val="24"/>
        </w:rPr>
        <w:t>此外，本系统在设计时保留了一定扩展空间。当前系统以</w:t>
      </w:r>
      <w:r>
        <w:rPr>
          <w:rFonts w:hint="eastAsia"/>
          <w:sz w:val="24"/>
        </w:rPr>
        <w:t>Spring Boot</w:t>
      </w:r>
      <w:r>
        <w:rPr>
          <w:rFonts w:hint="eastAsia"/>
          <w:sz w:val="24"/>
        </w:rPr>
        <w:t>后端和微信小程序端为主要实现内容，后续可继续扩展网页端后台管理、图片识别手写尺寸、排样方案保存、历史查询和数据统计等功能。这样的设计有利于系统逐步从基础排样工具扩展为面向板材切割业务的综合管理平台。</w:t>
      </w:r>
    </w:p>
    <w:p w14:paraId="18B640C8" w14:textId="77777777" w:rsidR="004A2E15" w:rsidRDefault="00000000" w:rsidP="00032BBC">
      <w:pPr>
        <w:pStyle w:val="2"/>
        <w:numPr>
          <w:ilvl w:val="1"/>
          <w:numId w:val="9"/>
        </w:numPr>
        <w:spacing w:before="156" w:after="156"/>
        <w:rPr>
          <w:color w:val="000000"/>
          <w:szCs w:val="30"/>
        </w:rPr>
      </w:pPr>
      <w:bookmarkStart w:id="35" w:name="_Toc484347382"/>
      <w:bookmarkStart w:id="36" w:name="_Toc484347613"/>
      <w:bookmarkStart w:id="37" w:name="_Toc484347191"/>
      <w:bookmarkStart w:id="38" w:name="_Toc484347012"/>
      <w:bookmarkStart w:id="39" w:name="_Toc229467655"/>
      <w:r>
        <w:rPr>
          <w:color w:val="000000"/>
          <w:szCs w:val="30"/>
        </w:rPr>
        <w:t>课题</w:t>
      </w:r>
      <w:r>
        <w:rPr>
          <w:rFonts w:hint="eastAsia"/>
          <w:color w:val="000000"/>
          <w:szCs w:val="30"/>
        </w:rPr>
        <w:t>研究</w:t>
      </w:r>
      <w:r>
        <w:rPr>
          <w:color w:val="000000"/>
          <w:szCs w:val="30"/>
        </w:rPr>
        <w:t>的</w:t>
      </w:r>
      <w:bookmarkEnd w:id="26"/>
      <w:bookmarkEnd w:id="27"/>
      <w:bookmarkEnd w:id="28"/>
      <w:bookmarkEnd w:id="35"/>
      <w:bookmarkEnd w:id="36"/>
      <w:bookmarkEnd w:id="37"/>
      <w:bookmarkEnd w:id="38"/>
      <w:r>
        <w:rPr>
          <w:rFonts w:hint="eastAsia"/>
          <w:color w:val="000000"/>
          <w:szCs w:val="30"/>
        </w:rPr>
        <w:t>主要内容</w:t>
      </w:r>
      <w:bookmarkEnd w:id="39"/>
    </w:p>
    <w:p w14:paraId="22DFFC18" w14:textId="77777777" w:rsidR="004A2E15" w:rsidRDefault="00000000">
      <w:pPr>
        <w:spacing w:beforeLines="50" w:before="156" w:afterLines="50" w:after="156" w:line="300" w:lineRule="auto"/>
        <w:ind w:firstLineChars="198" w:firstLine="475"/>
        <w:rPr>
          <w:color w:val="000000"/>
          <w:sz w:val="24"/>
        </w:rPr>
      </w:pPr>
      <w:r>
        <w:rPr>
          <w:color w:val="000000"/>
          <w:sz w:val="24"/>
        </w:rPr>
        <w:t>本文围绕柜门板材切割排版系统的设计与实现展开，主要研究内容如下。</w:t>
      </w:r>
    </w:p>
    <w:p w14:paraId="05D6EA7B" w14:textId="77777777" w:rsidR="004A2E15" w:rsidRDefault="00000000">
      <w:pPr>
        <w:spacing w:beforeLines="50" w:before="156" w:afterLines="50" w:after="156" w:line="300" w:lineRule="auto"/>
        <w:ind w:firstLineChars="198" w:firstLine="475"/>
        <w:rPr>
          <w:color w:val="000000"/>
          <w:sz w:val="24"/>
        </w:rPr>
      </w:pPr>
      <w:r>
        <w:rPr>
          <w:rFonts w:hint="eastAsia"/>
          <w:color w:val="000000"/>
          <w:sz w:val="24"/>
        </w:rPr>
        <w:lastRenderedPageBreak/>
        <w:t>本文主要分为两个部分：</w:t>
      </w:r>
    </w:p>
    <w:p w14:paraId="20EE2848" w14:textId="77777777" w:rsidR="004A2E15" w:rsidRDefault="00000000">
      <w:pPr>
        <w:numPr>
          <w:ilvl w:val="0"/>
          <w:numId w:val="4"/>
        </w:numPr>
        <w:spacing w:beforeLines="50" w:before="156" w:afterLines="50" w:after="156" w:line="300" w:lineRule="auto"/>
        <w:ind w:firstLineChars="200" w:firstLine="480"/>
        <w:rPr>
          <w:color w:val="000000"/>
          <w:sz w:val="24"/>
        </w:rPr>
      </w:pPr>
      <w:r>
        <w:rPr>
          <w:color w:val="000000"/>
          <w:sz w:val="24"/>
        </w:rPr>
        <w:t>分析柜门板材切割业务需求，明确系统用户在客户管理、板材管理、尺寸录入、排样计算和结果查看等方面的功能需求，并结合实际加工场景确定系统的基本业务流程。</w:t>
      </w:r>
    </w:p>
    <w:p w14:paraId="6B8C2373" w14:textId="7891B03B" w:rsidR="004A2E15" w:rsidRDefault="00000000">
      <w:pPr>
        <w:numPr>
          <w:ilvl w:val="0"/>
          <w:numId w:val="4"/>
        </w:numPr>
        <w:spacing w:beforeLines="50" w:before="156" w:afterLines="50" w:after="156" w:line="300" w:lineRule="auto"/>
        <w:ind w:firstLineChars="127" w:firstLine="305"/>
        <w:rPr>
          <w:color w:val="000000"/>
          <w:sz w:val="24"/>
        </w:rPr>
      </w:pPr>
      <w:r>
        <w:rPr>
          <w:color w:val="000000"/>
          <w:sz w:val="24"/>
        </w:rPr>
        <w:t>完成系统技术方案设计。系统后端采用</w:t>
      </w:r>
      <w:r>
        <w:rPr>
          <w:color w:val="000000"/>
          <w:sz w:val="24"/>
        </w:rPr>
        <w:t>Java</w:t>
      </w:r>
      <w:r>
        <w:rPr>
          <w:color w:val="000000"/>
          <w:sz w:val="24"/>
        </w:rPr>
        <w:t>语言和</w:t>
      </w:r>
      <w:r>
        <w:rPr>
          <w:color w:val="000000"/>
          <w:sz w:val="24"/>
        </w:rPr>
        <w:t>Spring Boot</w:t>
      </w:r>
      <w:r>
        <w:rPr>
          <w:color w:val="000000"/>
          <w:sz w:val="24"/>
        </w:rPr>
        <w:t>框架进行开发，结合</w:t>
      </w:r>
      <w:r>
        <w:rPr>
          <w:color w:val="000000"/>
          <w:sz w:val="24"/>
        </w:rPr>
        <w:t>MyBatis-Plus</w:t>
      </w:r>
      <w:r>
        <w:rPr>
          <w:color w:val="000000"/>
          <w:sz w:val="24"/>
        </w:rPr>
        <w:t>实现数据访问，使用</w:t>
      </w:r>
      <w:r>
        <w:rPr>
          <w:color w:val="000000"/>
          <w:sz w:val="24"/>
        </w:rPr>
        <w:t>MySQL</w:t>
      </w:r>
      <w:r>
        <w:rPr>
          <w:color w:val="000000"/>
          <w:sz w:val="24"/>
        </w:rPr>
        <w:t>存储业务数据，并通过</w:t>
      </w:r>
      <w:r>
        <w:rPr>
          <w:color w:val="000000"/>
          <w:sz w:val="24"/>
        </w:rPr>
        <w:t>JWT</w:t>
      </w:r>
      <w:r>
        <w:rPr>
          <w:color w:val="000000"/>
          <w:sz w:val="24"/>
        </w:rPr>
        <w:t>实现登录鉴权。前端采用微信小程序形式，满足现场轻量化录入和移动端查看需求。</w:t>
      </w:r>
    </w:p>
    <w:p w14:paraId="7A38F60C" w14:textId="09B8C33D" w:rsidR="004A2E15" w:rsidRDefault="00000000">
      <w:pPr>
        <w:numPr>
          <w:ilvl w:val="0"/>
          <w:numId w:val="4"/>
        </w:numPr>
        <w:spacing w:beforeLines="50" w:before="156" w:afterLines="50" w:after="156" w:line="300" w:lineRule="auto"/>
        <w:ind w:firstLineChars="127" w:firstLine="305"/>
        <w:rPr>
          <w:color w:val="000000"/>
          <w:sz w:val="24"/>
        </w:rPr>
      </w:pPr>
      <w:r>
        <w:rPr>
          <w:color w:val="000000"/>
          <w:sz w:val="24"/>
        </w:rPr>
        <w:t>设计并实现排样算法模块。当前系统采用</w:t>
      </w:r>
      <w:r>
        <w:rPr>
          <w:color w:val="000000"/>
          <w:sz w:val="24"/>
        </w:rPr>
        <w:t>“</w:t>
      </w:r>
      <w:r>
        <w:rPr>
          <w:color w:val="000000"/>
          <w:sz w:val="24"/>
        </w:rPr>
        <w:t>禁忌搜索</w:t>
      </w:r>
      <w:r>
        <w:rPr>
          <w:color w:val="000000"/>
          <w:sz w:val="24"/>
        </w:rPr>
        <w:t>+</w:t>
      </w:r>
      <w:r>
        <w:rPr>
          <w:color w:val="000000"/>
          <w:sz w:val="24"/>
        </w:rPr>
        <w:t>天际线放置算法</w:t>
      </w:r>
      <w:r>
        <w:rPr>
          <w:color w:val="000000"/>
          <w:sz w:val="24"/>
        </w:rPr>
        <w:t>”</w:t>
      </w:r>
      <w:r>
        <w:rPr>
          <w:color w:val="000000"/>
          <w:sz w:val="24"/>
        </w:rPr>
        <w:t>的启发式方案。天际线算法用于计算矩形在板材中的具体放置位置，禁忌搜索用于调整矩形排列顺序，从而寻找空间利用率更高的排样结果。算法同时支持矩形</w:t>
      </w:r>
      <w:r>
        <w:rPr>
          <w:color w:val="000000"/>
          <w:sz w:val="24"/>
        </w:rPr>
        <w:t>90</w:t>
      </w:r>
      <w:r>
        <w:rPr>
          <w:color w:val="000000"/>
          <w:sz w:val="24"/>
        </w:rPr>
        <w:t>度旋转、间隙距离设置和多容器迭代求解。</w:t>
      </w:r>
    </w:p>
    <w:p w14:paraId="7644338D" w14:textId="77777777" w:rsidR="004A2E15" w:rsidRDefault="00000000">
      <w:pPr>
        <w:numPr>
          <w:ilvl w:val="0"/>
          <w:numId w:val="4"/>
        </w:numPr>
        <w:spacing w:beforeLines="50" w:before="156" w:afterLines="50" w:after="156" w:line="300" w:lineRule="auto"/>
        <w:ind w:firstLineChars="127" w:firstLine="305"/>
        <w:rPr>
          <w:color w:val="000000"/>
          <w:sz w:val="24"/>
        </w:rPr>
      </w:pPr>
      <w:r>
        <w:rPr>
          <w:color w:val="000000"/>
          <w:sz w:val="24"/>
        </w:rPr>
        <w:t>完成系统主要功能实现与测试。系统实现了登录鉴权、客户信息管理、板材信息管理、算法接口调用、小程序页面交互和排样结果可视化等功能，并通过接口测试和功能测试验证系统的可用性。</w:t>
      </w:r>
    </w:p>
    <w:p w14:paraId="317A988B" w14:textId="77777777" w:rsidR="004A2E15" w:rsidRDefault="004A2E15">
      <w:pPr>
        <w:spacing w:beforeLines="50" w:before="156" w:afterLines="50" w:after="156" w:line="300" w:lineRule="auto"/>
        <w:ind w:left="480"/>
        <w:rPr>
          <w:color w:val="000000"/>
          <w:sz w:val="24"/>
        </w:rPr>
        <w:sectPr w:rsidR="004A2E15" w:rsidSect="008F2AF4">
          <w:headerReference w:type="default" r:id="rId23"/>
          <w:footerReference w:type="default" r:id="rId24"/>
          <w:footerReference w:type="first" r:id="rId25"/>
          <w:type w:val="continuous"/>
          <w:pgSz w:w="11906" w:h="16838"/>
          <w:pgMar w:top="1134" w:right="1134" w:bottom="1134" w:left="1701" w:header="851" w:footer="425" w:gutter="0"/>
          <w:pgNumType w:start="1"/>
          <w:cols w:space="720"/>
          <w:docGrid w:type="linesAndChars" w:linePitch="312"/>
        </w:sectPr>
      </w:pPr>
    </w:p>
    <w:p w14:paraId="473ACAC3" w14:textId="77777777" w:rsidR="004A2E15" w:rsidRDefault="004A2E15">
      <w:pPr>
        <w:pStyle w:val="afc"/>
        <w:keepNext/>
        <w:keepLines/>
        <w:numPr>
          <w:ilvl w:val="0"/>
          <w:numId w:val="5"/>
        </w:numPr>
        <w:spacing w:beforeLines="100" w:before="312" w:afterLines="100" w:after="312"/>
        <w:ind w:firstLineChars="0"/>
        <w:jc w:val="center"/>
        <w:outlineLvl w:val="0"/>
        <w:rPr>
          <w:b/>
          <w:bCs/>
          <w:vanish/>
          <w:color w:val="000000"/>
          <w:kern w:val="44"/>
          <w:sz w:val="36"/>
          <w:szCs w:val="44"/>
        </w:rPr>
      </w:pPr>
      <w:bookmarkStart w:id="42" w:name="_Toc228393319"/>
      <w:bookmarkStart w:id="43" w:name="_Toc494314724"/>
      <w:bookmarkStart w:id="44" w:name="_Toc494314693"/>
      <w:bookmarkStart w:id="45" w:name="_Toc494314753"/>
      <w:bookmarkStart w:id="46" w:name="_Toc494355933"/>
      <w:bookmarkStart w:id="47" w:name="_Toc494438420"/>
      <w:bookmarkStart w:id="48" w:name="_Toc494442209"/>
      <w:bookmarkStart w:id="49" w:name="_Toc494443538"/>
      <w:bookmarkStart w:id="50" w:name="_Toc228343412"/>
      <w:bookmarkStart w:id="51" w:name="_Toc229467656"/>
      <w:bookmarkStart w:id="52" w:name="_Toc481248542"/>
      <w:bookmarkStart w:id="53" w:name="_Toc9548"/>
      <w:bookmarkEnd w:id="10"/>
      <w:bookmarkEnd w:id="11"/>
      <w:bookmarkEnd w:id="12"/>
      <w:bookmarkEnd w:id="13"/>
      <w:bookmarkEnd w:id="14"/>
      <w:bookmarkEnd w:id="42"/>
      <w:bookmarkEnd w:id="43"/>
      <w:bookmarkEnd w:id="44"/>
      <w:bookmarkEnd w:id="45"/>
      <w:bookmarkEnd w:id="46"/>
      <w:bookmarkEnd w:id="47"/>
      <w:bookmarkEnd w:id="48"/>
      <w:bookmarkEnd w:id="49"/>
      <w:bookmarkEnd w:id="50"/>
      <w:bookmarkEnd w:id="51"/>
      <w:commentRangeStart w:id="54"/>
    </w:p>
    <w:p w14:paraId="35817282" w14:textId="77777777" w:rsidR="004A2E15" w:rsidRDefault="00F42532">
      <w:pPr>
        <w:pStyle w:val="afc"/>
        <w:keepNext/>
        <w:keepLines/>
        <w:numPr>
          <w:ilvl w:val="0"/>
          <w:numId w:val="6"/>
        </w:numPr>
        <w:spacing w:beforeLines="100" w:before="312" w:afterLines="100" w:after="312"/>
        <w:ind w:firstLineChars="0"/>
        <w:jc w:val="left"/>
        <w:outlineLvl w:val="0"/>
        <w:rPr>
          <w:b/>
          <w:bCs/>
          <w:vanish/>
          <w:color w:val="000000"/>
          <w:kern w:val="44"/>
          <w:sz w:val="36"/>
          <w:szCs w:val="44"/>
        </w:rPr>
      </w:pPr>
      <w:bookmarkStart w:id="55" w:name="_Toc494438421"/>
      <w:bookmarkStart w:id="56" w:name="_Toc228343413"/>
      <w:bookmarkStart w:id="57" w:name="_Toc494442210"/>
      <w:bookmarkStart w:id="58" w:name="_Toc494443539"/>
      <w:bookmarkStart w:id="59" w:name="_Toc228393320"/>
      <w:bookmarkStart w:id="60" w:name="_Toc229467657"/>
      <w:bookmarkEnd w:id="55"/>
      <w:bookmarkEnd w:id="56"/>
      <w:bookmarkEnd w:id="57"/>
      <w:bookmarkEnd w:id="58"/>
      <w:bookmarkEnd w:id="59"/>
      <w:bookmarkEnd w:id="60"/>
      <w:commentRangeEnd w:id="54"/>
      <w:r>
        <w:rPr>
          <w:rStyle w:val="afb"/>
          <w:b/>
          <w:bCs/>
          <w:vanish/>
          <w:color w:val="000000"/>
          <w:kern w:val="44"/>
          <w:sz w:val="36"/>
          <w:szCs w:val="44"/>
        </w:rPr>
        <w:commentReference w:id="54"/>
      </w:r>
    </w:p>
    <w:p w14:paraId="4212ACA2" w14:textId="77777777" w:rsidR="004A2E15" w:rsidRDefault="004A2E15">
      <w:pPr>
        <w:pStyle w:val="1"/>
        <w:numPr>
          <w:ilvl w:val="0"/>
          <w:numId w:val="6"/>
        </w:numPr>
        <w:spacing w:before="312" w:after="312"/>
        <w:jc w:val="left"/>
        <w:rPr>
          <w:color w:val="000000"/>
        </w:rPr>
        <w:sectPr w:rsidR="004A2E15" w:rsidSect="008F2AF4">
          <w:type w:val="continuous"/>
          <w:pgSz w:w="11906" w:h="16838"/>
          <w:pgMar w:top="1134" w:right="1134" w:bottom="1134" w:left="1701" w:header="851" w:footer="425" w:gutter="0"/>
          <w:cols w:space="720"/>
          <w:docGrid w:type="linesAndChars" w:linePitch="312"/>
        </w:sectPr>
      </w:pPr>
    </w:p>
    <w:p w14:paraId="6175A0A9" w14:textId="03DF3638" w:rsidR="004A2E15" w:rsidRDefault="00000000" w:rsidP="00032BBC">
      <w:pPr>
        <w:pStyle w:val="1"/>
        <w:numPr>
          <w:ilvl w:val="0"/>
          <w:numId w:val="9"/>
        </w:numPr>
        <w:spacing w:before="312" w:after="312"/>
        <w:rPr>
          <w:color w:val="000000"/>
        </w:rPr>
      </w:pPr>
      <w:bookmarkStart w:id="61" w:name="_Toc229467658"/>
      <w:commentRangeStart w:id="62"/>
      <w:r>
        <w:rPr>
          <w:color w:val="000000"/>
        </w:rPr>
        <w:lastRenderedPageBreak/>
        <w:t>主要技术与方案选择</w:t>
      </w:r>
      <w:bookmarkStart w:id="63" w:name="_Toc24210"/>
      <w:bookmarkStart w:id="64" w:name="_Toc22440"/>
      <w:bookmarkEnd w:id="61"/>
      <w:commentRangeEnd w:id="62"/>
      <w:r w:rsidR="00F42532">
        <w:rPr>
          <w:rStyle w:val="afb"/>
          <w:color w:val="000000"/>
          <w:sz w:val="36"/>
          <w:szCs w:val="44"/>
        </w:rPr>
        <w:commentReference w:id="62"/>
      </w:r>
    </w:p>
    <w:p w14:paraId="78A15D1D" w14:textId="77777777" w:rsidR="004A2E15" w:rsidRDefault="004A2E15">
      <w:pPr>
        <w:pStyle w:val="afc"/>
        <w:keepNext/>
        <w:keepLines/>
        <w:numPr>
          <w:ilvl w:val="0"/>
          <w:numId w:val="7"/>
        </w:numPr>
        <w:spacing w:beforeLines="50" w:before="156" w:afterLines="50" w:after="156" w:line="300" w:lineRule="auto"/>
        <w:ind w:firstLineChars="0"/>
        <w:jc w:val="left"/>
        <w:outlineLvl w:val="1"/>
        <w:rPr>
          <w:b/>
          <w:bCs/>
          <w:vanish/>
          <w:color w:val="000000"/>
          <w:kern w:val="44"/>
          <w:sz w:val="30"/>
          <w:szCs w:val="44"/>
        </w:rPr>
      </w:pPr>
      <w:bookmarkStart w:id="65" w:name="_Toc494314695"/>
      <w:bookmarkStart w:id="66" w:name="_Toc494438423"/>
      <w:bookmarkStart w:id="67" w:name="_Toc494443541"/>
      <w:bookmarkStart w:id="68" w:name="_Toc494442212"/>
      <w:bookmarkStart w:id="69" w:name="_Toc228343415"/>
      <w:bookmarkStart w:id="70" w:name="_Toc494314755"/>
      <w:bookmarkStart w:id="71" w:name="_Toc228393322"/>
      <w:bookmarkStart w:id="72" w:name="_Toc494314726"/>
      <w:bookmarkStart w:id="73" w:name="_Toc494355935"/>
      <w:bookmarkStart w:id="74" w:name="_Toc229467659"/>
      <w:bookmarkStart w:id="75" w:name="_Toc484347384"/>
      <w:bookmarkStart w:id="76" w:name="_Toc484347193"/>
      <w:bookmarkStart w:id="77" w:name="_Toc484347014"/>
      <w:bookmarkStart w:id="78" w:name="_Toc484347615"/>
      <w:bookmarkEnd w:id="65"/>
      <w:bookmarkEnd w:id="66"/>
      <w:bookmarkEnd w:id="67"/>
      <w:bookmarkEnd w:id="68"/>
      <w:bookmarkEnd w:id="69"/>
      <w:bookmarkEnd w:id="70"/>
      <w:bookmarkEnd w:id="71"/>
      <w:bookmarkEnd w:id="72"/>
      <w:bookmarkEnd w:id="73"/>
      <w:bookmarkEnd w:id="74"/>
      <w:commentRangeStart w:id="79"/>
    </w:p>
    <w:p w14:paraId="617E2D0D" w14:textId="77777777" w:rsidR="004A2E15" w:rsidRDefault="00F42532">
      <w:pPr>
        <w:pStyle w:val="afc"/>
        <w:keepNext/>
        <w:keepLines/>
        <w:numPr>
          <w:ilvl w:val="0"/>
          <w:numId w:val="7"/>
        </w:numPr>
        <w:spacing w:beforeLines="50" w:before="156" w:afterLines="50" w:after="156" w:line="300" w:lineRule="auto"/>
        <w:ind w:firstLineChars="0"/>
        <w:jc w:val="left"/>
        <w:outlineLvl w:val="1"/>
        <w:rPr>
          <w:b/>
          <w:bCs/>
          <w:vanish/>
          <w:color w:val="000000"/>
          <w:kern w:val="44"/>
          <w:sz w:val="30"/>
          <w:szCs w:val="44"/>
        </w:rPr>
      </w:pPr>
      <w:bookmarkStart w:id="80" w:name="_Toc494314696"/>
      <w:bookmarkStart w:id="81" w:name="_Toc494314727"/>
      <w:bookmarkStart w:id="82" w:name="_Toc494314756"/>
      <w:bookmarkStart w:id="83" w:name="_Toc228393323"/>
      <w:bookmarkStart w:id="84" w:name="_Toc494443542"/>
      <w:bookmarkStart w:id="85" w:name="_Toc494438424"/>
      <w:bookmarkStart w:id="86" w:name="_Toc494355936"/>
      <w:bookmarkStart w:id="87" w:name="_Toc228343416"/>
      <w:bookmarkStart w:id="88" w:name="_Toc494442213"/>
      <w:bookmarkStart w:id="89" w:name="_Toc229467660"/>
      <w:bookmarkEnd w:id="80"/>
      <w:bookmarkEnd w:id="81"/>
      <w:bookmarkEnd w:id="82"/>
      <w:bookmarkEnd w:id="83"/>
      <w:bookmarkEnd w:id="84"/>
      <w:bookmarkEnd w:id="85"/>
      <w:bookmarkEnd w:id="86"/>
      <w:bookmarkEnd w:id="87"/>
      <w:bookmarkEnd w:id="88"/>
      <w:bookmarkEnd w:id="89"/>
      <w:commentRangeEnd w:id="79"/>
      <w:r>
        <w:rPr>
          <w:rStyle w:val="afb"/>
          <w:b/>
          <w:bCs/>
          <w:vanish/>
          <w:color w:val="000000"/>
          <w:kern w:val="44"/>
          <w:sz w:val="30"/>
          <w:szCs w:val="44"/>
        </w:rPr>
        <w:commentReference w:id="79"/>
      </w:r>
    </w:p>
    <w:p w14:paraId="40932DF4" w14:textId="77777777" w:rsidR="004A2E15" w:rsidRDefault="00000000" w:rsidP="00032BBC">
      <w:pPr>
        <w:pStyle w:val="2"/>
        <w:numPr>
          <w:ilvl w:val="1"/>
          <w:numId w:val="9"/>
        </w:numPr>
        <w:spacing w:before="156" w:after="156"/>
        <w:rPr>
          <w:color w:val="000000"/>
        </w:rPr>
      </w:pPr>
      <w:bookmarkStart w:id="90" w:name="_Toc229467661"/>
      <w:r>
        <w:rPr>
          <w:color w:val="000000"/>
        </w:rPr>
        <w:t>相关技术介绍</w:t>
      </w:r>
      <w:bookmarkEnd w:id="63"/>
      <w:bookmarkEnd w:id="64"/>
      <w:bookmarkEnd w:id="75"/>
      <w:bookmarkEnd w:id="76"/>
      <w:bookmarkEnd w:id="77"/>
      <w:bookmarkEnd w:id="78"/>
      <w:bookmarkEnd w:id="90"/>
    </w:p>
    <w:p w14:paraId="6956C87F" w14:textId="3179154F" w:rsidR="004A2E15" w:rsidRDefault="00000000">
      <w:pPr>
        <w:spacing w:beforeLines="50" w:before="156" w:afterLines="50" w:after="156" w:line="300" w:lineRule="auto"/>
        <w:ind w:firstLineChars="200" w:firstLine="480"/>
        <w:rPr>
          <w:sz w:val="24"/>
        </w:rPr>
      </w:pPr>
      <w:r>
        <w:rPr>
          <w:rFonts w:hint="eastAsia"/>
          <w:sz w:val="24"/>
        </w:rPr>
        <w:t>本系统后端采用</w:t>
      </w:r>
      <w:r>
        <w:rPr>
          <w:rFonts w:hint="eastAsia"/>
          <w:sz w:val="24"/>
        </w:rPr>
        <w:t>Spring Boot</w:t>
      </w:r>
      <w:r>
        <w:rPr>
          <w:rFonts w:hint="eastAsia"/>
          <w:sz w:val="24"/>
        </w:rPr>
        <w:t>框架。</w:t>
      </w:r>
      <w:r>
        <w:rPr>
          <w:rFonts w:hint="eastAsia"/>
          <w:sz w:val="24"/>
        </w:rPr>
        <w:t>Spring Boot</w:t>
      </w:r>
      <w:r>
        <w:rPr>
          <w:rFonts w:hint="eastAsia"/>
          <w:sz w:val="24"/>
        </w:rPr>
        <w:t>能够简化</w:t>
      </w:r>
      <w:r>
        <w:rPr>
          <w:rFonts w:hint="eastAsia"/>
          <w:sz w:val="24"/>
        </w:rPr>
        <w:t>Java Web</w:t>
      </w:r>
      <w:r>
        <w:rPr>
          <w:rFonts w:hint="eastAsia"/>
          <w:sz w:val="24"/>
        </w:rPr>
        <w:t>项目的配置和部署过程，适合快速构建</w:t>
      </w:r>
      <w:r>
        <w:rPr>
          <w:rFonts w:hint="eastAsia"/>
          <w:sz w:val="24"/>
        </w:rPr>
        <w:t>RESTful</w:t>
      </w:r>
      <w:r>
        <w:rPr>
          <w:rFonts w:hint="eastAsia"/>
          <w:sz w:val="24"/>
        </w:rPr>
        <w:t>接口服务。系统通过</w:t>
      </w:r>
      <w:r>
        <w:rPr>
          <w:rFonts w:hint="eastAsia"/>
          <w:sz w:val="24"/>
        </w:rPr>
        <w:t>Spring Web</w:t>
      </w:r>
      <w:r>
        <w:rPr>
          <w:rFonts w:hint="eastAsia"/>
          <w:sz w:val="24"/>
        </w:rPr>
        <w:t>对外提供登录、客户管理、板材管理和算法求解接口。</w:t>
      </w:r>
    </w:p>
    <w:p w14:paraId="4156AEB1" w14:textId="4DCFB944" w:rsidR="004A2E15" w:rsidRDefault="00000000">
      <w:pPr>
        <w:spacing w:beforeLines="50" w:before="156" w:afterLines="50" w:after="156" w:line="300" w:lineRule="auto"/>
        <w:ind w:firstLineChars="200" w:firstLine="480"/>
        <w:rPr>
          <w:sz w:val="24"/>
        </w:rPr>
      </w:pPr>
      <w:r>
        <w:rPr>
          <w:rFonts w:hint="eastAsia"/>
          <w:sz w:val="24"/>
        </w:rPr>
        <w:t>数据访问层采用</w:t>
      </w:r>
      <w:r>
        <w:rPr>
          <w:rFonts w:hint="eastAsia"/>
          <w:sz w:val="24"/>
        </w:rPr>
        <w:t>MyBatis-Plus</w:t>
      </w:r>
      <w:r>
        <w:rPr>
          <w:rFonts w:hint="eastAsia"/>
          <w:sz w:val="24"/>
        </w:rPr>
        <w:t>。该框架在</w:t>
      </w:r>
      <w:r>
        <w:rPr>
          <w:rFonts w:hint="eastAsia"/>
          <w:sz w:val="24"/>
        </w:rPr>
        <w:t>MyBatis</w:t>
      </w:r>
      <w:r>
        <w:rPr>
          <w:rFonts w:hint="eastAsia"/>
          <w:sz w:val="24"/>
        </w:rPr>
        <w:t>基础上提供了通用</w:t>
      </w:r>
      <w:r>
        <w:rPr>
          <w:rFonts w:hint="eastAsia"/>
          <w:sz w:val="24"/>
        </w:rPr>
        <w:t>CRUD</w:t>
      </w:r>
      <w:r>
        <w:rPr>
          <w:rFonts w:hint="eastAsia"/>
          <w:sz w:val="24"/>
        </w:rPr>
        <w:t>、分页和条件构造等能力，可以减少重复的数据访问代码。系统使用</w:t>
      </w:r>
      <w:r>
        <w:rPr>
          <w:rFonts w:hint="eastAsia"/>
          <w:sz w:val="24"/>
        </w:rPr>
        <w:t>MySQL</w:t>
      </w:r>
      <w:r>
        <w:rPr>
          <w:rFonts w:hint="eastAsia"/>
          <w:sz w:val="24"/>
        </w:rPr>
        <w:t>作为关系型数据库，用于保存用户、客户和板材等业务数据。</w:t>
      </w:r>
    </w:p>
    <w:p w14:paraId="35788E20" w14:textId="3F830FF5" w:rsidR="004A2E15" w:rsidRDefault="00000000">
      <w:pPr>
        <w:spacing w:beforeLines="50" w:before="156" w:afterLines="50" w:after="156" w:line="300" w:lineRule="auto"/>
        <w:ind w:firstLineChars="200" w:firstLine="480"/>
        <w:rPr>
          <w:sz w:val="24"/>
        </w:rPr>
      </w:pPr>
      <w:r>
        <w:rPr>
          <w:rFonts w:hint="eastAsia"/>
          <w:sz w:val="24"/>
        </w:rPr>
        <w:t>系统登录鉴权采用</w:t>
      </w:r>
      <w:r>
        <w:rPr>
          <w:rFonts w:hint="eastAsia"/>
          <w:sz w:val="24"/>
        </w:rPr>
        <w:t>JWT</w:t>
      </w:r>
      <w:r>
        <w:rPr>
          <w:rFonts w:hint="eastAsia"/>
          <w:sz w:val="24"/>
        </w:rPr>
        <w:t>。用户登录成功后，后端生成</w:t>
      </w:r>
      <w:r>
        <w:rPr>
          <w:rFonts w:hint="eastAsia"/>
          <w:sz w:val="24"/>
        </w:rPr>
        <w:t>token</w:t>
      </w:r>
      <w:r>
        <w:rPr>
          <w:rFonts w:hint="eastAsia"/>
          <w:sz w:val="24"/>
        </w:rPr>
        <w:t>，前端后续请求通过请求头携带</w:t>
      </w:r>
      <w:r>
        <w:rPr>
          <w:rFonts w:hint="eastAsia"/>
          <w:sz w:val="24"/>
        </w:rPr>
        <w:t>token</w:t>
      </w:r>
      <w:r>
        <w:rPr>
          <w:rFonts w:hint="eastAsia"/>
          <w:sz w:val="24"/>
        </w:rPr>
        <w:t>，后端拦截器负责校验用户身份。该方式适合前后端分离系统，也便于小程序端调用。</w:t>
      </w:r>
    </w:p>
    <w:p w14:paraId="6CF12296" w14:textId="77777777" w:rsidR="004A2E15" w:rsidRDefault="00000000">
      <w:pPr>
        <w:spacing w:beforeLines="50" w:before="156" w:afterLines="50" w:after="156" w:line="300" w:lineRule="auto"/>
        <w:ind w:firstLineChars="200" w:firstLine="480"/>
        <w:rPr>
          <w:sz w:val="24"/>
        </w:rPr>
      </w:pPr>
      <w:r>
        <w:rPr>
          <w:rFonts w:hint="eastAsia"/>
          <w:sz w:val="24"/>
        </w:rPr>
        <w:t>前端采用微信小程序原生开发方式。小程序具有使用门槛低、移动端适配好、便于现场录入等特点，适合柜门加工企业在生产现场进行客户选择、板材选择和排样结果查看。</w:t>
      </w:r>
    </w:p>
    <w:p w14:paraId="79C8C0D6" w14:textId="77777777" w:rsidR="004A2E15" w:rsidRDefault="00000000">
      <w:pPr>
        <w:spacing w:beforeLines="50" w:before="156" w:afterLines="50" w:after="156" w:line="300" w:lineRule="auto"/>
        <w:ind w:firstLineChars="200" w:firstLine="480"/>
        <w:rPr>
          <w:sz w:val="24"/>
        </w:rPr>
      </w:pPr>
      <w:r>
        <w:rPr>
          <w:rFonts w:hint="eastAsia"/>
          <w:sz w:val="24"/>
        </w:rPr>
        <w:t>排样算法方面，系统采用禁忌搜索与天际线放置算法结合的方式。天际线算法用于确定矩形放置坐标，禁忌搜索用于优化矩形排列顺序，两者结合后可以在较短时间内得到较为合理的排样方案。</w:t>
      </w:r>
    </w:p>
    <w:p w14:paraId="259AC4C2" w14:textId="77777777" w:rsidR="004A2E15" w:rsidRDefault="00000000" w:rsidP="00032BBC">
      <w:pPr>
        <w:pStyle w:val="2"/>
        <w:numPr>
          <w:ilvl w:val="1"/>
          <w:numId w:val="9"/>
        </w:numPr>
        <w:spacing w:before="156" w:after="156"/>
        <w:rPr>
          <w:color w:val="000000"/>
          <w:szCs w:val="30"/>
        </w:rPr>
      </w:pPr>
      <w:bookmarkStart w:id="91" w:name="_Toc484347015"/>
      <w:bookmarkStart w:id="92" w:name="_Toc13704"/>
      <w:bookmarkStart w:id="93" w:name="_Toc484347194"/>
      <w:bookmarkStart w:id="94" w:name="_Toc484347385"/>
      <w:bookmarkStart w:id="95" w:name="_Toc484347616"/>
      <w:bookmarkStart w:id="96" w:name="_Toc229467662"/>
      <w:r>
        <w:rPr>
          <w:color w:val="000000"/>
          <w:szCs w:val="30"/>
        </w:rPr>
        <w:t>系统方案选择</w:t>
      </w:r>
      <w:bookmarkEnd w:id="91"/>
      <w:bookmarkEnd w:id="92"/>
      <w:bookmarkEnd w:id="93"/>
      <w:bookmarkEnd w:id="94"/>
      <w:bookmarkEnd w:id="95"/>
      <w:bookmarkEnd w:id="96"/>
    </w:p>
    <w:p w14:paraId="3D7B196C" w14:textId="77777777" w:rsidR="004A2E15" w:rsidRDefault="00000000">
      <w:pPr>
        <w:spacing w:beforeLines="50" w:before="156" w:afterLines="50" w:after="156" w:line="300" w:lineRule="auto"/>
        <w:ind w:firstLineChars="200" w:firstLine="480"/>
        <w:rPr>
          <w:sz w:val="24"/>
        </w:rPr>
      </w:pPr>
      <w:r>
        <w:rPr>
          <w:sz w:val="24"/>
        </w:rPr>
        <w:t>在系统架构选择上，本文采用前后端分离方案。后端负责业务逻辑、数据存储和算法计算，前端负责页面展示和用户交互。与传统单体页面系统相比，该方案更便于后续扩展网页端管理系统，也能让小程序端与后端接口保持相对独立。</w:t>
      </w:r>
    </w:p>
    <w:p w14:paraId="368B20FF" w14:textId="27A5315C" w:rsidR="004A2E15" w:rsidRDefault="00000000">
      <w:pPr>
        <w:spacing w:beforeLines="50" w:before="156" w:afterLines="50" w:after="156" w:line="300" w:lineRule="auto"/>
        <w:ind w:firstLineChars="200" w:firstLine="480"/>
        <w:rPr>
          <w:sz w:val="24"/>
        </w:rPr>
      </w:pPr>
      <w:r>
        <w:rPr>
          <w:sz w:val="24"/>
        </w:rPr>
        <w:t>在前端形态选择上，本文当前优先实现微信小程序端。柜门加工场景中，现场录入、快速查看和移动操作需求较为明显，小程序比传统</w:t>
      </w:r>
      <w:r>
        <w:rPr>
          <w:sz w:val="24"/>
        </w:rPr>
        <w:t>Web</w:t>
      </w:r>
      <w:r>
        <w:rPr>
          <w:sz w:val="24"/>
        </w:rPr>
        <w:t>页面更适合一线使用。网页端后台管理、统计分析和批量导出功能可作为后续扩展方向。</w:t>
      </w:r>
    </w:p>
    <w:p w14:paraId="127DAB89" w14:textId="77777777" w:rsidR="004A2E15" w:rsidRDefault="00000000">
      <w:pPr>
        <w:spacing w:beforeLines="50" w:before="156" w:afterLines="50" w:after="156" w:line="300" w:lineRule="auto"/>
        <w:ind w:firstLineChars="200" w:firstLine="480"/>
        <w:rPr>
          <w:sz w:val="24"/>
        </w:rPr>
      </w:pPr>
      <w:r>
        <w:rPr>
          <w:sz w:val="24"/>
        </w:rPr>
        <w:t>在算法方案选择上，本文未采用精确算法作为主要方案。精确算法虽然在小规模问题中可能得到更优结果，但实际订单中矩形数量、规格和约束条件较多，计算成本较高。启发式算法虽然不能保证全局最优，但在工程应用中更容易取得效率和效果之间的平衡。因此，系统选择禁忌搜索与天际线算法结合的方案</w:t>
      </w:r>
    </w:p>
    <w:p w14:paraId="6E06ABB9" w14:textId="77777777" w:rsidR="004A2E15" w:rsidRPr="00032BBC" w:rsidRDefault="00000000" w:rsidP="00032BBC">
      <w:pPr>
        <w:pStyle w:val="31"/>
        <w:numPr>
          <w:ilvl w:val="2"/>
          <w:numId w:val="9"/>
        </w:numPr>
      </w:pPr>
      <w:bookmarkStart w:id="97" w:name="_Toc484347017"/>
      <w:bookmarkStart w:id="98" w:name="_Toc494443546"/>
      <w:bookmarkStart w:id="99" w:name="_Toc229467663"/>
      <w:commentRangeStart w:id="100"/>
      <w:r>
        <w:t>排样算法方案选择</w:t>
      </w:r>
      <w:bookmarkEnd w:id="97"/>
      <w:bookmarkEnd w:id="98"/>
      <w:bookmarkEnd w:id="99"/>
      <w:commentRangeEnd w:id="100"/>
      <w:r w:rsidR="00F42532" w:rsidRPr="00032BBC">
        <w:rPr>
          <w:rStyle w:val="afb"/>
          <w:sz w:val="24"/>
          <w:szCs w:val="24"/>
        </w:rPr>
        <w:commentReference w:id="100"/>
      </w:r>
    </w:p>
    <w:p w14:paraId="6B0AE156" w14:textId="77777777" w:rsidR="00306C1E" w:rsidRPr="00306C1E" w:rsidRDefault="00306C1E" w:rsidP="00306C1E">
      <w:pPr>
        <w:spacing w:beforeLines="50" w:before="156" w:afterLines="50" w:after="156" w:line="300" w:lineRule="auto"/>
        <w:ind w:firstLineChars="200" w:firstLine="480"/>
        <w:rPr>
          <w:sz w:val="24"/>
        </w:rPr>
      </w:pPr>
      <w:r w:rsidRPr="00306C1E">
        <w:rPr>
          <w:rFonts w:hint="eastAsia"/>
          <w:sz w:val="24"/>
        </w:rPr>
        <w:t>柜门板材切割排版问题本质上属于二维矩形排样问题。系统需要在给定原料板材长</w:t>
      </w:r>
      <w:r w:rsidRPr="00306C1E">
        <w:rPr>
          <w:rFonts w:hint="eastAsia"/>
          <w:sz w:val="24"/>
        </w:rPr>
        <w:lastRenderedPageBreak/>
        <w:t>度、宽度和加工间隙的条件下，将多个柜门板件抽象为待放置矩形，并尽可能紧凑地安排到原料板中。实际加工时，算法不仅要关注板材利用率，还要保证每个矩形位于板材边界以内、板件之间不发生重叠，并为锯路或安全加工距离预留间隙。因此，该问题不是简单的尺寸录入问题，而是同时包含空间约束、顺序优化和坐标输出的组合优化问题。随着待排矩形数量增加，可能的排列组合数量会迅速增大，若直接采用穷举方式求解，计算量会很快超过系统实时交互能够接受的范围。</w:t>
      </w:r>
    </w:p>
    <w:p w14:paraId="43691DF2" w14:textId="09D14ECE" w:rsidR="004A2E15" w:rsidRDefault="00306C1E" w:rsidP="00306C1E">
      <w:pPr>
        <w:spacing w:beforeLines="50" w:before="156" w:afterLines="50" w:after="156" w:line="300" w:lineRule="auto"/>
        <w:ind w:firstLineChars="200" w:firstLine="480"/>
        <w:rPr>
          <w:sz w:val="24"/>
        </w:rPr>
      </w:pPr>
      <w:r w:rsidRPr="00306C1E">
        <w:rPr>
          <w:rFonts w:hint="eastAsia"/>
          <w:sz w:val="24"/>
        </w:rPr>
        <w:t>常见排样算法包括精确算法、遗传算法、模拟退火算法、蚁群算法、禁忌搜索算法以及天际线算法等。精确算法能够在小规模数据下获得较优解，但计算复杂度较高，不适合现场快速排版和移动端交互场景。遗传算法、蚁群算法等群智能算法具有较强的全局搜索能力，但参数较多，调试成本较高，且在毕业设计系统中会增加实现复杂度。天际线算法实现相对清晰，能够较快给出矩形放置坐标，适合将结果展示在</w:t>
      </w:r>
      <w:r w:rsidRPr="00306C1E">
        <w:rPr>
          <w:rFonts w:hint="eastAsia"/>
          <w:sz w:val="24"/>
        </w:rPr>
        <w:t>canvas</w:t>
      </w:r>
      <w:r w:rsidRPr="00306C1E">
        <w:rPr>
          <w:rFonts w:hint="eastAsia"/>
          <w:sz w:val="24"/>
        </w:rPr>
        <w:t>图形中；但如果仅使用天际线算法，其排样质量容易受到输入矩形顺序影响。相关算法差异如下表</w:t>
      </w:r>
      <w:r w:rsidRPr="00306C1E">
        <w:rPr>
          <w:rFonts w:hint="eastAsia"/>
          <w:sz w:val="24"/>
        </w:rPr>
        <w:t>2-1</w:t>
      </w:r>
      <w:r w:rsidRPr="00306C1E">
        <w:rPr>
          <w:rFonts w:hint="eastAsia"/>
          <w:sz w:val="24"/>
        </w:rPr>
        <w:t>。</w:t>
      </w:r>
    </w:p>
    <w:p w14:paraId="67E8C695" w14:textId="77777777" w:rsidR="004A2E15" w:rsidRDefault="00000000">
      <w:pPr>
        <w:pStyle w:val="a3"/>
        <w:jc w:val="center"/>
        <w:rPr>
          <w:rFonts w:ascii="宋体" w:eastAsia="宋体" w:hAnsi="宋体"/>
          <w:sz w:val="21"/>
          <w:szCs w:val="21"/>
        </w:rPr>
      </w:pPr>
      <w:bookmarkStart w:id="101" w:name="_Ref494380001"/>
      <w:r>
        <w:rPr>
          <w:rFonts w:ascii="宋体" w:eastAsia="宋体" w:hAnsi="宋体" w:hint="eastAsia"/>
          <w:sz w:val="21"/>
          <w:szCs w:val="21"/>
        </w:rPr>
        <w:t xml:space="preserve">表 </w:t>
      </w:r>
      <w:r>
        <w:rPr>
          <w:rFonts w:ascii="宋体" w:eastAsia="宋体" w:hAnsi="宋体"/>
          <w:sz w:val="21"/>
          <w:szCs w:val="21"/>
        </w:rPr>
        <w:fldChar w:fldCharType="begin"/>
      </w:r>
      <w:r>
        <w:rPr>
          <w:rFonts w:ascii="宋体" w:eastAsia="宋体" w:hAnsi="宋体"/>
          <w:sz w:val="21"/>
          <w:szCs w:val="21"/>
        </w:rPr>
        <w:instrText xml:space="preserve"> </w:instrText>
      </w:r>
      <w:r>
        <w:rPr>
          <w:rFonts w:ascii="宋体" w:eastAsia="宋体" w:hAnsi="宋体" w:hint="eastAsia"/>
          <w:sz w:val="21"/>
          <w:szCs w:val="21"/>
        </w:rPr>
        <w:instrText>STYLEREF 1 \s</w:instrText>
      </w:r>
      <w:r>
        <w:rPr>
          <w:rFonts w:ascii="宋体" w:eastAsia="宋体" w:hAnsi="宋体"/>
          <w:sz w:val="21"/>
          <w:szCs w:val="21"/>
        </w:rPr>
        <w:instrText xml:space="preserve"> </w:instrText>
      </w:r>
      <w:r>
        <w:rPr>
          <w:rFonts w:ascii="宋体" w:eastAsia="宋体" w:hAnsi="宋体"/>
          <w:sz w:val="21"/>
          <w:szCs w:val="21"/>
        </w:rPr>
        <w:fldChar w:fldCharType="separate"/>
      </w:r>
      <w:r>
        <w:rPr>
          <w:rFonts w:ascii="宋体" w:eastAsia="宋体" w:hAnsi="宋体"/>
          <w:sz w:val="21"/>
          <w:szCs w:val="21"/>
        </w:rPr>
        <w:t>2</w:t>
      </w:r>
      <w:r>
        <w:rPr>
          <w:rFonts w:ascii="宋体" w:eastAsia="宋体" w:hAnsi="宋体"/>
          <w:sz w:val="21"/>
          <w:szCs w:val="21"/>
        </w:rPr>
        <w:fldChar w:fldCharType="end"/>
      </w:r>
      <w:r>
        <w:rPr>
          <w:rFonts w:ascii="宋体" w:eastAsia="宋体" w:hAnsi="宋体"/>
          <w:sz w:val="21"/>
          <w:szCs w:val="21"/>
        </w:rPr>
        <w:noBreakHyphen/>
      </w:r>
      <w:r>
        <w:rPr>
          <w:rFonts w:ascii="宋体" w:eastAsia="宋体" w:hAnsi="宋体"/>
          <w:sz w:val="21"/>
          <w:szCs w:val="21"/>
        </w:rPr>
        <w:fldChar w:fldCharType="begin"/>
      </w:r>
      <w:r>
        <w:rPr>
          <w:rFonts w:ascii="宋体" w:eastAsia="宋体" w:hAnsi="宋体"/>
          <w:sz w:val="21"/>
          <w:szCs w:val="21"/>
        </w:rPr>
        <w:instrText xml:space="preserve"> </w:instrText>
      </w:r>
      <w:r>
        <w:rPr>
          <w:rFonts w:ascii="宋体" w:eastAsia="宋体" w:hAnsi="宋体" w:hint="eastAsia"/>
          <w:sz w:val="21"/>
          <w:szCs w:val="21"/>
        </w:rPr>
        <w:instrText>SEQ 表 \* ARABIC \s 1</w:instrText>
      </w:r>
      <w:r>
        <w:rPr>
          <w:rFonts w:ascii="宋体" w:eastAsia="宋体" w:hAnsi="宋体"/>
          <w:sz w:val="21"/>
          <w:szCs w:val="21"/>
        </w:rPr>
        <w:instrText xml:space="preserve"> </w:instrText>
      </w:r>
      <w:r>
        <w:rPr>
          <w:rFonts w:ascii="宋体" w:eastAsia="宋体" w:hAnsi="宋体"/>
          <w:sz w:val="21"/>
          <w:szCs w:val="21"/>
        </w:rPr>
        <w:fldChar w:fldCharType="separate"/>
      </w:r>
      <w:r>
        <w:rPr>
          <w:rFonts w:ascii="宋体" w:eastAsia="宋体" w:hAnsi="宋体"/>
          <w:sz w:val="21"/>
          <w:szCs w:val="21"/>
        </w:rPr>
        <w:t>1</w:t>
      </w:r>
      <w:r>
        <w:rPr>
          <w:rFonts w:ascii="宋体" w:eastAsia="宋体" w:hAnsi="宋体"/>
          <w:sz w:val="21"/>
          <w:szCs w:val="21"/>
        </w:rPr>
        <w:fldChar w:fldCharType="end"/>
      </w:r>
      <w:bookmarkEnd w:id="101"/>
      <w:r>
        <w:rPr>
          <w:rFonts w:ascii="宋体" w:eastAsia="宋体" w:hAnsi="宋体"/>
          <w:sz w:val="21"/>
          <w:szCs w:val="21"/>
        </w:rPr>
        <w:t xml:space="preserve"> </w:t>
      </w:r>
      <w:r>
        <w:rPr>
          <w:rFonts w:ascii="宋体" w:eastAsia="宋体" w:hAnsi="宋体" w:hint="eastAsia"/>
          <w:sz w:val="21"/>
          <w:szCs w:val="21"/>
        </w:rPr>
        <w:t>算法差异</w:t>
      </w:r>
    </w:p>
    <w:tbl>
      <w:tblPr>
        <w:tblW w:w="9287" w:type="dxa"/>
        <w:jc w:val="center"/>
        <w:tblBorders>
          <w:top w:val="single" w:sz="4" w:space="0" w:color="auto"/>
          <w:bottom w:val="single" w:sz="4" w:space="0" w:color="auto"/>
        </w:tblBorders>
        <w:tblLook w:val="04A0" w:firstRow="1" w:lastRow="0" w:firstColumn="1" w:lastColumn="0" w:noHBand="0" w:noVBand="1"/>
      </w:tblPr>
      <w:tblGrid>
        <w:gridCol w:w="2405"/>
        <w:gridCol w:w="2613"/>
        <w:gridCol w:w="2613"/>
        <w:gridCol w:w="1656"/>
      </w:tblGrid>
      <w:tr w:rsidR="004A2E15" w14:paraId="1FFE63D7" w14:textId="77777777">
        <w:trPr>
          <w:jc w:val="center"/>
        </w:trPr>
        <w:tc>
          <w:tcPr>
            <w:tcW w:w="2405" w:type="dxa"/>
            <w:tcBorders>
              <w:top w:val="single" w:sz="4" w:space="0" w:color="auto"/>
              <w:bottom w:val="single" w:sz="12" w:space="0" w:color="auto"/>
            </w:tcBorders>
            <w:vAlign w:val="center"/>
          </w:tcPr>
          <w:p w14:paraId="68172FAC" w14:textId="77777777" w:rsidR="004A2E15" w:rsidRDefault="00000000">
            <w:pPr>
              <w:jc w:val="center"/>
              <w:rPr>
                <w:bCs/>
              </w:rPr>
            </w:pPr>
            <w:r>
              <w:rPr>
                <w:rFonts w:hint="eastAsia"/>
                <w:bCs/>
              </w:rPr>
              <w:t>算法方案</w:t>
            </w:r>
          </w:p>
        </w:tc>
        <w:tc>
          <w:tcPr>
            <w:tcW w:w="2613" w:type="dxa"/>
            <w:tcBorders>
              <w:top w:val="single" w:sz="4" w:space="0" w:color="auto"/>
              <w:bottom w:val="single" w:sz="12" w:space="0" w:color="auto"/>
            </w:tcBorders>
            <w:vAlign w:val="center"/>
          </w:tcPr>
          <w:p w14:paraId="5C8CC8C0" w14:textId="77777777" w:rsidR="004A2E15" w:rsidRDefault="00000000">
            <w:pPr>
              <w:jc w:val="center"/>
              <w:rPr>
                <w:bCs/>
              </w:rPr>
            </w:pPr>
            <w:r>
              <w:rPr>
                <w:rFonts w:hint="eastAsia"/>
                <w:bCs/>
              </w:rPr>
              <w:t>优点</w:t>
            </w:r>
          </w:p>
        </w:tc>
        <w:tc>
          <w:tcPr>
            <w:tcW w:w="2613" w:type="dxa"/>
            <w:tcBorders>
              <w:top w:val="single" w:sz="4" w:space="0" w:color="auto"/>
              <w:bottom w:val="single" w:sz="12" w:space="0" w:color="auto"/>
            </w:tcBorders>
          </w:tcPr>
          <w:p w14:paraId="04ACDA7F" w14:textId="77777777" w:rsidR="004A2E15" w:rsidRDefault="00000000">
            <w:pPr>
              <w:jc w:val="center"/>
              <w:rPr>
                <w:bCs/>
              </w:rPr>
            </w:pPr>
            <w:r>
              <w:rPr>
                <w:rFonts w:hint="eastAsia"/>
                <w:bCs/>
              </w:rPr>
              <w:t>不足</w:t>
            </w:r>
          </w:p>
        </w:tc>
        <w:tc>
          <w:tcPr>
            <w:tcW w:w="1656" w:type="dxa"/>
            <w:tcBorders>
              <w:top w:val="single" w:sz="4" w:space="0" w:color="auto"/>
              <w:bottom w:val="single" w:sz="12" w:space="0" w:color="auto"/>
            </w:tcBorders>
          </w:tcPr>
          <w:p w14:paraId="5B452F6F" w14:textId="77777777" w:rsidR="004A2E15" w:rsidRDefault="00000000">
            <w:pPr>
              <w:jc w:val="center"/>
              <w:rPr>
                <w:bCs/>
              </w:rPr>
            </w:pPr>
            <w:r>
              <w:rPr>
                <w:rFonts w:hint="eastAsia"/>
                <w:bCs/>
              </w:rPr>
              <w:t>是否采用</w:t>
            </w:r>
          </w:p>
        </w:tc>
      </w:tr>
      <w:tr w:rsidR="004A2E15" w14:paraId="0EE9B625" w14:textId="77777777">
        <w:trPr>
          <w:jc w:val="center"/>
        </w:trPr>
        <w:tc>
          <w:tcPr>
            <w:tcW w:w="2405" w:type="dxa"/>
            <w:tcBorders>
              <w:top w:val="single" w:sz="12" w:space="0" w:color="auto"/>
            </w:tcBorders>
            <w:vAlign w:val="center"/>
          </w:tcPr>
          <w:p w14:paraId="7D48ECC5" w14:textId="5EDB7E5D" w:rsidR="004A2E15" w:rsidRDefault="00000000">
            <w:pPr>
              <w:jc w:val="center"/>
              <w:rPr>
                <w:bCs/>
              </w:rPr>
            </w:pPr>
            <w:r>
              <w:rPr>
                <w:bCs/>
              </w:rPr>
              <w:t>穷举</w:t>
            </w:r>
            <w:r>
              <w:rPr>
                <w:bCs/>
              </w:rPr>
              <w:t>/</w:t>
            </w:r>
            <w:r>
              <w:rPr>
                <w:bCs/>
              </w:rPr>
              <w:t>精确算法</w:t>
            </w:r>
          </w:p>
        </w:tc>
        <w:tc>
          <w:tcPr>
            <w:tcW w:w="2613" w:type="dxa"/>
            <w:tcBorders>
              <w:top w:val="single" w:sz="12" w:space="0" w:color="auto"/>
            </w:tcBorders>
            <w:vAlign w:val="center"/>
          </w:tcPr>
          <w:p w14:paraId="71B02E36" w14:textId="77777777" w:rsidR="004A2E15" w:rsidRDefault="00000000">
            <w:pPr>
              <w:jc w:val="center"/>
            </w:pPr>
            <w:r>
              <w:t>理论结果较优</w:t>
            </w:r>
          </w:p>
        </w:tc>
        <w:tc>
          <w:tcPr>
            <w:tcW w:w="2613" w:type="dxa"/>
            <w:tcBorders>
              <w:top w:val="single" w:sz="12" w:space="0" w:color="auto"/>
            </w:tcBorders>
          </w:tcPr>
          <w:p w14:paraId="1BE25D04" w14:textId="77777777" w:rsidR="004A2E15" w:rsidRDefault="00000000">
            <w:pPr>
              <w:jc w:val="center"/>
            </w:pPr>
            <w:r>
              <w:t>计算量大，难以适配实时系统</w:t>
            </w:r>
          </w:p>
        </w:tc>
        <w:tc>
          <w:tcPr>
            <w:tcW w:w="1656" w:type="dxa"/>
            <w:tcBorders>
              <w:top w:val="single" w:sz="12" w:space="0" w:color="auto"/>
            </w:tcBorders>
          </w:tcPr>
          <w:p w14:paraId="26078F79" w14:textId="77777777" w:rsidR="004A2E15" w:rsidRDefault="00000000">
            <w:pPr>
              <w:jc w:val="center"/>
            </w:pPr>
            <w:r>
              <w:rPr>
                <w:rFonts w:hint="eastAsia"/>
              </w:rPr>
              <w:t>否</w:t>
            </w:r>
          </w:p>
        </w:tc>
      </w:tr>
      <w:tr w:rsidR="004A2E15" w14:paraId="21B3BA85" w14:textId="77777777">
        <w:trPr>
          <w:jc w:val="center"/>
        </w:trPr>
        <w:tc>
          <w:tcPr>
            <w:tcW w:w="2405" w:type="dxa"/>
            <w:vAlign w:val="center"/>
          </w:tcPr>
          <w:p w14:paraId="36FD6BE7" w14:textId="77777777" w:rsidR="004A2E15" w:rsidRDefault="00000000">
            <w:pPr>
              <w:jc w:val="center"/>
              <w:rPr>
                <w:bCs/>
              </w:rPr>
            </w:pPr>
            <w:r>
              <w:rPr>
                <w:rFonts w:hint="eastAsia"/>
                <w:bCs/>
              </w:rPr>
              <w:t>遗传算法</w:t>
            </w:r>
          </w:p>
        </w:tc>
        <w:tc>
          <w:tcPr>
            <w:tcW w:w="2613" w:type="dxa"/>
            <w:vAlign w:val="center"/>
          </w:tcPr>
          <w:p w14:paraId="33215B2E" w14:textId="77777777" w:rsidR="004A2E15" w:rsidRDefault="00000000">
            <w:pPr>
              <w:jc w:val="center"/>
            </w:pPr>
            <w:r>
              <w:rPr>
                <w:rFonts w:hint="eastAsia"/>
              </w:rPr>
              <w:t>全局搜索能力较强</w:t>
            </w:r>
          </w:p>
        </w:tc>
        <w:tc>
          <w:tcPr>
            <w:tcW w:w="2613" w:type="dxa"/>
          </w:tcPr>
          <w:p w14:paraId="535167DA" w14:textId="77777777" w:rsidR="004A2E15" w:rsidRDefault="00000000">
            <w:pPr>
              <w:jc w:val="center"/>
            </w:pPr>
            <w:r>
              <w:rPr>
                <w:rFonts w:hint="eastAsia"/>
              </w:rPr>
              <w:t>参数较多，收敛过程不稳定</w:t>
            </w:r>
          </w:p>
        </w:tc>
        <w:tc>
          <w:tcPr>
            <w:tcW w:w="1656" w:type="dxa"/>
          </w:tcPr>
          <w:p w14:paraId="2A967A51" w14:textId="77777777" w:rsidR="004A2E15" w:rsidRDefault="00000000">
            <w:pPr>
              <w:jc w:val="center"/>
            </w:pPr>
            <w:r>
              <w:rPr>
                <w:rFonts w:hint="eastAsia"/>
              </w:rPr>
              <w:t>否</w:t>
            </w:r>
          </w:p>
        </w:tc>
      </w:tr>
      <w:tr w:rsidR="004A2E15" w14:paraId="38C5D3DA" w14:textId="77777777">
        <w:trPr>
          <w:jc w:val="center"/>
        </w:trPr>
        <w:tc>
          <w:tcPr>
            <w:tcW w:w="2405" w:type="dxa"/>
            <w:vAlign w:val="center"/>
          </w:tcPr>
          <w:p w14:paraId="07074CBF" w14:textId="77777777" w:rsidR="004A2E15" w:rsidRDefault="00000000">
            <w:pPr>
              <w:jc w:val="center"/>
              <w:rPr>
                <w:bCs/>
              </w:rPr>
            </w:pPr>
            <w:r>
              <w:rPr>
                <w:rFonts w:hint="eastAsia"/>
                <w:bCs/>
              </w:rPr>
              <w:t>蚁群算法</w:t>
            </w:r>
          </w:p>
        </w:tc>
        <w:tc>
          <w:tcPr>
            <w:tcW w:w="2613" w:type="dxa"/>
            <w:vAlign w:val="center"/>
          </w:tcPr>
          <w:p w14:paraId="3E17F95A" w14:textId="77777777" w:rsidR="004A2E15" w:rsidRDefault="00000000">
            <w:pPr>
              <w:jc w:val="center"/>
            </w:pPr>
            <w:r>
              <w:rPr>
                <w:rFonts w:hint="eastAsia"/>
              </w:rPr>
              <w:t>适合路径类组合优化</w:t>
            </w:r>
          </w:p>
        </w:tc>
        <w:tc>
          <w:tcPr>
            <w:tcW w:w="2613" w:type="dxa"/>
          </w:tcPr>
          <w:p w14:paraId="17BDACCB" w14:textId="77777777" w:rsidR="004A2E15" w:rsidRDefault="00000000">
            <w:pPr>
              <w:jc w:val="center"/>
            </w:pPr>
            <w:r>
              <w:rPr>
                <w:rFonts w:hint="eastAsia"/>
              </w:rPr>
              <w:t>虞矩形坐标防止结合较复杂</w:t>
            </w:r>
          </w:p>
        </w:tc>
        <w:tc>
          <w:tcPr>
            <w:tcW w:w="1656" w:type="dxa"/>
          </w:tcPr>
          <w:p w14:paraId="3497F068" w14:textId="77777777" w:rsidR="004A2E15" w:rsidRDefault="00000000">
            <w:pPr>
              <w:jc w:val="center"/>
            </w:pPr>
            <w:r>
              <w:rPr>
                <w:rFonts w:hint="eastAsia"/>
              </w:rPr>
              <w:t>否</w:t>
            </w:r>
          </w:p>
        </w:tc>
      </w:tr>
      <w:tr w:rsidR="004A2E15" w14:paraId="150F03C9" w14:textId="77777777">
        <w:trPr>
          <w:jc w:val="center"/>
        </w:trPr>
        <w:tc>
          <w:tcPr>
            <w:tcW w:w="2405" w:type="dxa"/>
            <w:vAlign w:val="center"/>
          </w:tcPr>
          <w:p w14:paraId="185D2A17" w14:textId="77777777" w:rsidR="004A2E15" w:rsidRDefault="00000000">
            <w:pPr>
              <w:jc w:val="center"/>
              <w:rPr>
                <w:bCs/>
              </w:rPr>
            </w:pPr>
            <w:r>
              <w:rPr>
                <w:rFonts w:hint="eastAsia"/>
                <w:bCs/>
              </w:rPr>
              <w:t>天际线算法</w:t>
            </w:r>
          </w:p>
        </w:tc>
        <w:tc>
          <w:tcPr>
            <w:tcW w:w="2613" w:type="dxa"/>
            <w:vAlign w:val="center"/>
          </w:tcPr>
          <w:p w14:paraId="49246A4E" w14:textId="77777777" w:rsidR="004A2E15" w:rsidRDefault="00000000">
            <w:pPr>
              <w:jc w:val="center"/>
            </w:pPr>
            <w:r>
              <w:rPr>
                <w:rFonts w:hint="eastAsia"/>
              </w:rPr>
              <w:t>放置速度快，坐标结果直观</w:t>
            </w:r>
          </w:p>
        </w:tc>
        <w:tc>
          <w:tcPr>
            <w:tcW w:w="2613" w:type="dxa"/>
          </w:tcPr>
          <w:p w14:paraId="5F2DB7CB" w14:textId="77777777" w:rsidR="004A2E15" w:rsidRDefault="00000000">
            <w:pPr>
              <w:jc w:val="center"/>
            </w:pPr>
            <w:r>
              <w:rPr>
                <w:rFonts w:hint="eastAsia"/>
              </w:rPr>
              <w:t>手矩形顺序影响明显</w:t>
            </w:r>
          </w:p>
        </w:tc>
        <w:tc>
          <w:tcPr>
            <w:tcW w:w="1656" w:type="dxa"/>
          </w:tcPr>
          <w:p w14:paraId="31356D8D" w14:textId="77777777" w:rsidR="004A2E15" w:rsidRDefault="00000000">
            <w:pPr>
              <w:jc w:val="center"/>
            </w:pPr>
            <w:r>
              <w:rPr>
                <w:rFonts w:hint="eastAsia"/>
              </w:rPr>
              <w:t>单独使用不足</w:t>
            </w:r>
          </w:p>
        </w:tc>
      </w:tr>
      <w:tr w:rsidR="004A2E15" w14:paraId="1D015000" w14:textId="77777777">
        <w:trPr>
          <w:jc w:val="center"/>
        </w:trPr>
        <w:tc>
          <w:tcPr>
            <w:tcW w:w="2405" w:type="dxa"/>
            <w:vAlign w:val="center"/>
          </w:tcPr>
          <w:p w14:paraId="560F0BA6" w14:textId="77777777" w:rsidR="004A2E15" w:rsidRDefault="00000000">
            <w:pPr>
              <w:jc w:val="center"/>
              <w:rPr>
                <w:bCs/>
              </w:rPr>
            </w:pPr>
            <w:r>
              <w:rPr>
                <w:rFonts w:hint="eastAsia"/>
                <w:bCs/>
              </w:rPr>
              <w:t>禁忌搜索</w:t>
            </w:r>
            <w:r>
              <w:rPr>
                <w:rFonts w:hint="eastAsia"/>
                <w:bCs/>
              </w:rPr>
              <w:t>+</w:t>
            </w:r>
            <w:r>
              <w:rPr>
                <w:rFonts w:hint="eastAsia"/>
                <w:bCs/>
              </w:rPr>
              <w:t>天际线算法</w:t>
            </w:r>
          </w:p>
        </w:tc>
        <w:tc>
          <w:tcPr>
            <w:tcW w:w="2613" w:type="dxa"/>
            <w:vAlign w:val="center"/>
          </w:tcPr>
          <w:p w14:paraId="1A3EBE8B" w14:textId="77777777" w:rsidR="004A2E15" w:rsidRDefault="00000000">
            <w:pPr>
              <w:jc w:val="center"/>
            </w:pPr>
            <w:r>
              <w:rPr>
                <w:rFonts w:hint="eastAsia"/>
              </w:rPr>
              <w:t>兼顾顺序优化和坐标放置，适合工程实现</w:t>
            </w:r>
          </w:p>
        </w:tc>
        <w:tc>
          <w:tcPr>
            <w:tcW w:w="2613" w:type="dxa"/>
          </w:tcPr>
          <w:p w14:paraId="742088CD" w14:textId="77777777" w:rsidR="004A2E15" w:rsidRDefault="00000000">
            <w:pPr>
              <w:jc w:val="center"/>
            </w:pPr>
            <w:r>
              <w:rPr>
                <w:rFonts w:hint="eastAsia"/>
              </w:rPr>
              <w:t>不能保证全局最优</w:t>
            </w:r>
          </w:p>
        </w:tc>
        <w:tc>
          <w:tcPr>
            <w:tcW w:w="1656" w:type="dxa"/>
          </w:tcPr>
          <w:p w14:paraId="1F2D040E" w14:textId="77777777" w:rsidR="004A2E15" w:rsidRDefault="00000000">
            <w:pPr>
              <w:jc w:val="center"/>
            </w:pPr>
            <w:r>
              <w:rPr>
                <w:rFonts w:hint="eastAsia"/>
              </w:rPr>
              <w:t>采用</w:t>
            </w:r>
          </w:p>
        </w:tc>
      </w:tr>
    </w:tbl>
    <w:p w14:paraId="37BAFFFB" w14:textId="6F6BEF9F" w:rsidR="00306C1E" w:rsidRPr="00306C1E" w:rsidRDefault="00306C1E" w:rsidP="00306C1E">
      <w:pPr>
        <w:spacing w:beforeLines="50" w:before="156" w:afterLines="50" w:after="156" w:line="300" w:lineRule="auto"/>
        <w:ind w:firstLineChars="200" w:firstLine="480"/>
        <w:rPr>
          <w:sz w:val="24"/>
        </w:rPr>
      </w:pPr>
      <w:r w:rsidRPr="00306C1E">
        <w:rPr>
          <w:rFonts w:hint="eastAsia"/>
          <w:sz w:val="24"/>
        </w:rPr>
        <w:t>综合系统实时性、实现复杂度和排样效果等因素，本文采用“禁忌搜索</w:t>
      </w:r>
      <w:r w:rsidRPr="00306C1E">
        <w:rPr>
          <w:rFonts w:hint="eastAsia"/>
          <w:sz w:val="24"/>
        </w:rPr>
        <w:t>+</w:t>
      </w:r>
      <w:r w:rsidRPr="00306C1E">
        <w:rPr>
          <w:rFonts w:hint="eastAsia"/>
          <w:sz w:val="24"/>
        </w:rPr>
        <w:t>天际线放置算法”的组合方案。其中，天际线算法负责在给定矩形顺序下完成具体坐标放置，保证排样结果可以直接转换为前端图形；禁忌搜索算法负责调整矩形排列顺序，通过不断生成候选排列并记录已访问状态，减少重复搜索和局部较差方案带来的影响，从而寻找板材利用率更高的排样结果。该方案既能满足系统对响应速度的要求，又便于结合旋转、间隙距离和多板材求解等业务约束。</w:t>
      </w:r>
    </w:p>
    <w:p w14:paraId="1BFB23FE" w14:textId="77F1C932" w:rsidR="00306C1E" w:rsidRPr="00306C1E" w:rsidRDefault="00306C1E" w:rsidP="00306C1E">
      <w:pPr>
        <w:spacing w:beforeLines="50" w:before="156" w:afterLines="50" w:after="156" w:line="300" w:lineRule="auto"/>
        <w:ind w:firstLineChars="200" w:firstLine="480"/>
        <w:rPr>
          <w:sz w:val="24"/>
        </w:rPr>
      </w:pPr>
      <w:r w:rsidRPr="00306C1E">
        <w:rPr>
          <w:rFonts w:hint="eastAsia"/>
          <w:sz w:val="24"/>
        </w:rPr>
        <w:t>从板材切割业务角度看，算法的输入与实际加工参数是一一对应的。原料板材被抽象为一个矩形容器，其长度和宽度分别对应系统输入的板材长、板材宽；客户订单中的柜门板件被抽象为待切割矩形，每个矩形包含长度、宽度和编号；是否允许旋转用于表示板件能否在排版时进行</w:t>
      </w:r>
      <w:r w:rsidRPr="00306C1E">
        <w:rPr>
          <w:rFonts w:hint="eastAsia"/>
          <w:sz w:val="24"/>
        </w:rPr>
        <w:t>90</w:t>
      </w:r>
      <w:r w:rsidRPr="00306C1E">
        <w:rPr>
          <w:rFonts w:hint="eastAsia"/>
          <w:sz w:val="24"/>
        </w:rPr>
        <w:t>度方向调整；间隙距离用于表示锯路宽度、安全间距或生产中需要预留的加工余量。通过这种建模方式，用户在系统中输入的板材规格和下料尺寸能够直接转化为算法可以处理的数据结构。</w:t>
      </w:r>
    </w:p>
    <w:p w14:paraId="0CA078A8" w14:textId="77777777" w:rsidR="00306C1E" w:rsidRPr="00306C1E" w:rsidRDefault="00306C1E" w:rsidP="00306C1E">
      <w:pPr>
        <w:spacing w:beforeLines="50" w:before="156" w:afterLines="50" w:after="156" w:line="300" w:lineRule="auto"/>
        <w:ind w:firstLineChars="200" w:firstLine="480"/>
        <w:rPr>
          <w:sz w:val="24"/>
        </w:rPr>
      </w:pPr>
      <w:r w:rsidRPr="00306C1E">
        <w:rPr>
          <w:rFonts w:hint="eastAsia"/>
          <w:sz w:val="24"/>
        </w:rPr>
        <w:lastRenderedPageBreak/>
        <w:t>算法使用过程可以分为三个层次。第一层是数据准备，用户在小程序或网页端录入板材尺寸、待切板件尺寸、旋转选项和间隙距离，后端将请求数据转换为排样实例。第二层是单张板材内的排样求解，禁忌搜索首先随机生成或调整矩形排列顺序，然后将该顺序交给天际线算法评价；天际线算法从板材左下方开始维护可放置轮廓，依次尝试每个矩形在原始方向和旋转方向下的放置位置，优先选择高度较低、位置靠左且满足边界和间隙约束的点。第三层是多板材处理，当一张原料板无法放下全部矩形时，系统会移除已成功放置的板件，并对剩余板件继续进行下一张板材的求解，直到所有可放置板件处理完成或发现无法装入的异常尺寸。</w:t>
      </w:r>
    </w:p>
    <w:p w14:paraId="03416D0C" w14:textId="77777777" w:rsidR="00306C1E" w:rsidRPr="00306C1E" w:rsidRDefault="00306C1E" w:rsidP="00306C1E">
      <w:pPr>
        <w:spacing w:beforeLines="50" w:before="156" w:afterLines="50" w:after="156" w:line="300" w:lineRule="auto"/>
        <w:ind w:firstLineChars="200" w:firstLine="480"/>
        <w:rPr>
          <w:sz w:val="24"/>
        </w:rPr>
      </w:pPr>
      <w:r w:rsidRPr="00306C1E">
        <w:rPr>
          <w:rFonts w:hint="eastAsia"/>
          <w:sz w:val="24"/>
        </w:rPr>
        <w:t>在该组合算法中，天际线算法解决的是“如何放”的问题，禁忌搜索解决的是“按什么顺序放”的问题。对于同一批柜门板件，如果输入顺序不同，先放大件或先放小件可能会得到完全不同的剩余空间形状。禁忌搜索通过交换矩形顺序生成邻域方案，并用禁忌表记录已经搜索过的排列，避免算法在相似排列之间反复循环。每一个候选排列都通过天际线算法计算实际坐标和利用率，利用率较高的方案会被保留下来作为当前较优方案。这样既保留了天际线算法速度快、坐标明确的优点，也弥补了单纯按输入顺序放置时容易受顺序影响的不足。</w:t>
      </w:r>
    </w:p>
    <w:p w14:paraId="000118B1" w14:textId="77777777" w:rsidR="00306C1E" w:rsidRPr="00306C1E" w:rsidRDefault="00306C1E" w:rsidP="00306C1E">
      <w:pPr>
        <w:spacing w:beforeLines="50" w:before="156" w:afterLines="50" w:after="156" w:line="300" w:lineRule="auto"/>
        <w:ind w:firstLineChars="200" w:firstLine="480"/>
        <w:rPr>
          <w:sz w:val="24"/>
        </w:rPr>
      </w:pPr>
      <w:r w:rsidRPr="00306C1E">
        <w:rPr>
          <w:rFonts w:hint="eastAsia"/>
          <w:sz w:val="24"/>
        </w:rPr>
        <w:t>该算法与柜门板材切割场景具有较好的适配性。柜门板件通常可以抽象为规则矩形，排样结果需要明确给出每块板件在原料板上的位置和尺寸，便于前端绘制排版图并供加工人员核对。系统返回的结果包括板材尺寸、空间利用率、已放置矩形坐标和尺寸等信息，前端可以根据这些数据绘制板材边界和工件色块，用户能够直观看到哪些板件被放入当前板材、板件之间是否保留间隙以及板材剩余空间的大致分布。对于实际生产而言，这种结果比单纯给出利用率更有价值，因为加工人员可以据此检查尺寸、安排切割顺序，并为后续余料管理和历史方案保存提供数据基础。</w:t>
      </w:r>
    </w:p>
    <w:p w14:paraId="222BCE66" w14:textId="50E35C5D" w:rsidR="004A2E15" w:rsidRDefault="00306C1E" w:rsidP="00306C1E">
      <w:pPr>
        <w:spacing w:beforeLines="50" w:before="156" w:afterLines="50" w:after="156" w:line="300" w:lineRule="auto"/>
        <w:ind w:firstLineChars="200" w:firstLine="480"/>
        <w:rPr>
          <w:sz w:val="24"/>
        </w:rPr>
      </w:pPr>
      <w:r w:rsidRPr="00306C1E">
        <w:rPr>
          <w:rFonts w:hint="eastAsia"/>
          <w:sz w:val="24"/>
        </w:rPr>
        <w:t>因此，本文选择该组合算法并不是单纯追求理论最优，而是结合柜门板材切割系统的工程需求做出的折中。系统需要在较短时间内给出可解释、可展示、可用于生产核对的排样结果；禁忌搜索负责提高排列质量，天际线算法负责快速生成坐标，多板材循环机制负责处理订单中板件数量较多的情况。通过这种方式，算法模块能够较好地服务于系统的尺寸录入、自动排版、结果展示和生产核对流程。</w:t>
      </w:r>
      <w:commentRangeStart w:id="102"/>
      <w:commentRangeEnd w:id="102"/>
      <w:r w:rsidR="00F42532">
        <w:rPr>
          <w:rStyle w:val="afb"/>
          <w:sz w:val="24"/>
          <w:szCs w:val="24"/>
        </w:rPr>
        <w:commentReference w:id="102"/>
      </w:r>
    </w:p>
    <w:p w14:paraId="7A2A5286" w14:textId="77777777" w:rsidR="004A2E15" w:rsidRDefault="00000000" w:rsidP="00032BBC">
      <w:pPr>
        <w:pStyle w:val="2"/>
        <w:numPr>
          <w:ilvl w:val="1"/>
          <w:numId w:val="9"/>
        </w:numPr>
        <w:spacing w:before="156" w:after="156"/>
        <w:rPr>
          <w:color w:val="000000"/>
          <w:szCs w:val="30"/>
        </w:rPr>
      </w:pPr>
      <w:bookmarkStart w:id="103" w:name="_Toc229467664"/>
      <w:r>
        <w:rPr>
          <w:color w:val="000000"/>
          <w:szCs w:val="30"/>
        </w:rPr>
        <w:t>开发环境与工具</w:t>
      </w:r>
      <w:bookmarkEnd w:id="103"/>
    </w:p>
    <w:p w14:paraId="44ACE1E1" w14:textId="1AD497E9" w:rsidR="004A2E15" w:rsidRDefault="00000000">
      <w:pPr>
        <w:spacing w:beforeLines="50" w:before="156" w:afterLines="50" w:after="156" w:line="300" w:lineRule="auto"/>
        <w:ind w:firstLineChars="200" w:firstLine="480"/>
        <w:rPr>
          <w:sz w:val="24"/>
        </w:rPr>
      </w:pPr>
      <w:r>
        <w:rPr>
          <w:rFonts w:hint="eastAsia"/>
          <w:sz w:val="24"/>
        </w:rPr>
        <w:t>系统后端开发语言为</w:t>
      </w:r>
      <w:r>
        <w:rPr>
          <w:rFonts w:hint="eastAsia"/>
          <w:sz w:val="24"/>
        </w:rPr>
        <w:t>Java</w:t>
      </w:r>
      <w:r>
        <w:rPr>
          <w:rFonts w:hint="eastAsia"/>
          <w:sz w:val="24"/>
        </w:rPr>
        <w:t>，运行环境为</w:t>
      </w:r>
      <w:r>
        <w:rPr>
          <w:rFonts w:hint="eastAsia"/>
          <w:sz w:val="24"/>
        </w:rPr>
        <w:t>JDK 17</w:t>
      </w:r>
      <w:r>
        <w:rPr>
          <w:rFonts w:hint="eastAsia"/>
          <w:sz w:val="24"/>
        </w:rPr>
        <w:t>，主要框架为</w:t>
      </w:r>
      <w:r>
        <w:rPr>
          <w:rFonts w:hint="eastAsia"/>
          <w:sz w:val="24"/>
        </w:rPr>
        <w:t>Spring Boot 3.x</w:t>
      </w:r>
      <w:r>
        <w:rPr>
          <w:rFonts w:hint="eastAsia"/>
          <w:sz w:val="24"/>
        </w:rPr>
        <w:t>。数据库采用</w:t>
      </w:r>
      <w:r>
        <w:rPr>
          <w:rFonts w:hint="eastAsia"/>
          <w:sz w:val="24"/>
        </w:rPr>
        <w:t>MySQL</w:t>
      </w:r>
      <w:r>
        <w:rPr>
          <w:rFonts w:hint="eastAsia"/>
          <w:sz w:val="24"/>
        </w:rPr>
        <w:t>，数据访问框架采用</w:t>
      </w:r>
      <w:r>
        <w:rPr>
          <w:rFonts w:hint="eastAsia"/>
          <w:sz w:val="24"/>
        </w:rPr>
        <w:t>MyBatis-Plus</w:t>
      </w:r>
      <w:r>
        <w:rPr>
          <w:rFonts w:hint="eastAsia"/>
          <w:sz w:val="24"/>
        </w:rPr>
        <w:t>。系统构建工具为</w:t>
      </w:r>
      <w:r>
        <w:rPr>
          <w:rFonts w:hint="eastAsia"/>
          <w:sz w:val="24"/>
        </w:rPr>
        <w:t>Maven</w:t>
      </w:r>
      <w:r>
        <w:rPr>
          <w:rFonts w:hint="eastAsia"/>
          <w:sz w:val="24"/>
        </w:rPr>
        <w:t>，测试框架包括</w:t>
      </w:r>
      <w:r>
        <w:rPr>
          <w:rFonts w:hint="eastAsia"/>
          <w:sz w:val="24"/>
        </w:rPr>
        <w:t>JUnit 5</w:t>
      </w:r>
      <w:r>
        <w:rPr>
          <w:rFonts w:hint="eastAsia"/>
          <w:sz w:val="24"/>
        </w:rPr>
        <w:t>和</w:t>
      </w:r>
      <w:r>
        <w:rPr>
          <w:rFonts w:hint="eastAsia"/>
          <w:sz w:val="24"/>
        </w:rPr>
        <w:t>MockMvc</w:t>
      </w:r>
      <w:r>
        <w:rPr>
          <w:rFonts w:hint="eastAsia"/>
          <w:sz w:val="24"/>
        </w:rPr>
        <w:t>。</w:t>
      </w:r>
    </w:p>
    <w:p w14:paraId="51BDD1D1" w14:textId="5D0564A2" w:rsidR="004A2E15" w:rsidRDefault="00000000" w:rsidP="00306C1E">
      <w:pPr>
        <w:spacing w:beforeLines="50" w:before="156" w:afterLines="50" w:after="156" w:line="300" w:lineRule="auto"/>
        <w:ind w:firstLineChars="200" w:firstLine="480"/>
        <w:rPr>
          <w:bCs/>
          <w:color w:val="000000"/>
          <w:sz w:val="24"/>
        </w:rPr>
      </w:pPr>
      <w:r>
        <w:rPr>
          <w:rFonts w:hint="eastAsia"/>
          <w:sz w:val="24"/>
        </w:rPr>
        <w:t>前端开发采用微信开发者工具，使用微信小程序原生框架进行页面编写。开发过程中使用</w:t>
      </w:r>
      <w:r>
        <w:rPr>
          <w:rFonts w:hint="eastAsia"/>
          <w:sz w:val="24"/>
        </w:rPr>
        <w:t>Git</w:t>
      </w:r>
      <w:r>
        <w:rPr>
          <w:rFonts w:hint="eastAsia"/>
          <w:sz w:val="24"/>
        </w:rPr>
        <w:t>进行代码版本管理，使用</w:t>
      </w:r>
      <w:r>
        <w:rPr>
          <w:rFonts w:hint="eastAsia"/>
          <w:sz w:val="24"/>
        </w:rPr>
        <w:t>IntelliJ IDEA</w:t>
      </w:r>
      <w:r>
        <w:rPr>
          <w:rFonts w:hint="eastAsia"/>
          <w:sz w:val="24"/>
        </w:rPr>
        <w:t>进行后端编码和调试。</w:t>
      </w:r>
    </w:p>
    <w:p w14:paraId="7A271803" w14:textId="77777777" w:rsidR="004A2E15" w:rsidRDefault="004A2E15">
      <w:pPr>
        <w:spacing w:beforeLines="50" w:before="156" w:afterLines="50" w:after="156" w:line="300" w:lineRule="auto"/>
        <w:rPr>
          <w:color w:val="000000"/>
          <w:sz w:val="24"/>
        </w:rPr>
        <w:sectPr w:rsidR="004A2E15" w:rsidSect="008F2AF4">
          <w:pgSz w:w="11906" w:h="16838"/>
          <w:pgMar w:top="1134" w:right="1134" w:bottom="1134" w:left="1701" w:header="851" w:footer="425" w:gutter="0"/>
          <w:cols w:space="720"/>
          <w:docGrid w:type="linesAndChars" w:linePitch="312"/>
        </w:sectPr>
      </w:pPr>
    </w:p>
    <w:p w14:paraId="48D12A2B" w14:textId="77777777" w:rsidR="004A2E15" w:rsidRDefault="00000000" w:rsidP="00032BBC">
      <w:pPr>
        <w:pStyle w:val="1"/>
        <w:numPr>
          <w:ilvl w:val="0"/>
          <w:numId w:val="9"/>
        </w:numPr>
        <w:spacing w:before="312" w:after="312"/>
        <w:rPr>
          <w:color w:val="000000"/>
        </w:rPr>
      </w:pPr>
      <w:bookmarkStart w:id="104" w:name="_Toc229467665"/>
      <w:bookmarkStart w:id="105" w:name="_Toc481248543"/>
      <w:bookmarkEnd w:id="52"/>
      <w:r>
        <w:rPr>
          <w:color w:val="000000"/>
          <w:szCs w:val="36"/>
        </w:rPr>
        <w:lastRenderedPageBreak/>
        <w:t>系统分析与设计</w:t>
      </w:r>
      <w:bookmarkEnd w:id="104"/>
    </w:p>
    <w:p w14:paraId="1B4B8FDC" w14:textId="77777777" w:rsidR="004A2E15" w:rsidRDefault="00000000" w:rsidP="00032BBC">
      <w:pPr>
        <w:pStyle w:val="2"/>
        <w:numPr>
          <w:ilvl w:val="1"/>
          <w:numId w:val="9"/>
        </w:numPr>
        <w:spacing w:before="156" w:after="156"/>
        <w:rPr>
          <w:color w:val="000000"/>
        </w:rPr>
      </w:pPr>
      <w:bookmarkStart w:id="106" w:name="_Toc229467666"/>
      <w:commentRangeStart w:id="107"/>
      <w:r>
        <w:rPr>
          <w:color w:val="000000"/>
        </w:rPr>
        <w:t>需求分析</w:t>
      </w:r>
      <w:bookmarkEnd w:id="106"/>
      <w:commentRangeEnd w:id="107"/>
      <w:r w:rsidR="00F42532">
        <w:rPr>
          <w:rStyle w:val="afb"/>
          <w:color w:val="000000"/>
          <w:sz w:val="30"/>
          <w:szCs w:val="44"/>
        </w:rPr>
        <w:commentReference w:id="107"/>
      </w:r>
    </w:p>
    <w:p w14:paraId="3CDAB567" w14:textId="77777777" w:rsidR="004A2E15" w:rsidRDefault="00000000">
      <w:pPr>
        <w:spacing w:beforeLines="50" w:before="156" w:afterLines="50" w:after="156" w:line="300" w:lineRule="auto"/>
        <w:ind w:firstLineChars="200" w:firstLine="480"/>
        <w:rPr>
          <w:sz w:val="24"/>
        </w:rPr>
      </w:pPr>
      <w:r>
        <w:rPr>
          <w:sz w:val="24"/>
        </w:rPr>
        <w:t>系统主要面向中小型柜门板材加工场景，用户需要完成客户信息维护、板材规格维护、待切尺寸输入、排样计算和结果查看等操作。</w:t>
      </w:r>
    </w:p>
    <w:p w14:paraId="2D6DF906" w14:textId="77777777" w:rsidR="004A2E15" w:rsidRDefault="00000000">
      <w:pPr>
        <w:spacing w:beforeLines="50" w:before="156" w:afterLines="50" w:after="156" w:line="300" w:lineRule="auto"/>
        <w:ind w:firstLineChars="200" w:firstLine="480"/>
        <w:rPr>
          <w:sz w:val="24"/>
        </w:rPr>
      </w:pPr>
      <w:r>
        <w:rPr>
          <w:sz w:val="24"/>
        </w:rPr>
        <w:t>系统功能需求包括：用户登录与身份校验、客户信息新增与查询、板材信息新增与管理、排样参数输入、排样算法求解、排样结果表格展示和排样图形化展示。</w:t>
      </w:r>
    </w:p>
    <w:p w14:paraId="6EF73564" w14:textId="77777777" w:rsidR="004A2E15" w:rsidRDefault="00000000">
      <w:pPr>
        <w:spacing w:beforeLines="50" w:before="156" w:afterLines="50" w:after="156" w:line="300" w:lineRule="auto"/>
        <w:ind w:firstLineChars="200" w:firstLine="480"/>
        <w:rPr>
          <w:sz w:val="24"/>
        </w:rPr>
      </w:pPr>
      <w:r>
        <w:rPr>
          <w:sz w:val="24"/>
        </w:rPr>
        <w:t>系统非功能需求包括：接口响应稳定、输入参数具备基本校验、操作流程清晰、移动端页面便于使用、算法结果能够直观展示，并具备后续扩展能力。</w:t>
      </w:r>
    </w:p>
    <w:p w14:paraId="4A7F8075" w14:textId="01ADE060" w:rsidR="0074115D" w:rsidRDefault="0074115D" w:rsidP="00032BBC">
      <w:pPr>
        <w:pStyle w:val="31"/>
        <w:numPr>
          <w:ilvl w:val="2"/>
          <w:numId w:val="9"/>
        </w:numPr>
      </w:pPr>
      <w:bookmarkStart w:id="108" w:name="_Toc229467667"/>
      <w:r>
        <w:rPr>
          <w:rFonts w:hint="eastAsia"/>
        </w:rPr>
        <w:t>可行性分析</w:t>
      </w:r>
      <w:bookmarkEnd w:id="108"/>
    </w:p>
    <w:p w14:paraId="5512389D" w14:textId="2B7AD395" w:rsidR="00FC3053" w:rsidRPr="00FC3053" w:rsidRDefault="00FC3053" w:rsidP="00FC3053">
      <w:pPr>
        <w:spacing w:beforeLines="50" w:before="156" w:afterLines="50" w:after="156" w:line="300" w:lineRule="auto"/>
        <w:ind w:firstLineChars="200" w:firstLine="480"/>
        <w:rPr>
          <w:sz w:val="24"/>
        </w:rPr>
      </w:pPr>
      <w:r w:rsidRPr="00FC3053">
        <w:rPr>
          <w:rFonts w:hint="eastAsia"/>
          <w:sz w:val="24"/>
        </w:rPr>
        <w:t>技术可行性：系统采用</w:t>
      </w:r>
      <w:r w:rsidRPr="00FC3053">
        <w:rPr>
          <w:rFonts w:hint="eastAsia"/>
          <w:sz w:val="24"/>
        </w:rPr>
        <w:t>Spring Boot 3.x+Vue 3+MySQL</w:t>
      </w:r>
      <w:r w:rsidRPr="00FC3053">
        <w:rPr>
          <w:rFonts w:hint="eastAsia"/>
          <w:sz w:val="24"/>
        </w:rPr>
        <w:t>主流技术栈，核心排版算法</w:t>
      </w:r>
      <w:r w:rsidR="00CF705D">
        <w:rPr>
          <w:rFonts w:hint="eastAsia"/>
          <w:sz w:val="24"/>
        </w:rPr>
        <w:t>(</w:t>
      </w:r>
      <w:r w:rsidRPr="00FC3053">
        <w:rPr>
          <w:rFonts w:hint="eastAsia"/>
          <w:sz w:val="24"/>
        </w:rPr>
        <w:t>禁忌搜索</w:t>
      </w:r>
      <w:r w:rsidRPr="00FC3053">
        <w:rPr>
          <w:rFonts w:hint="eastAsia"/>
          <w:sz w:val="24"/>
        </w:rPr>
        <w:t>+</w:t>
      </w:r>
      <w:r w:rsidRPr="00FC3053">
        <w:rPr>
          <w:rFonts w:hint="eastAsia"/>
          <w:sz w:val="24"/>
        </w:rPr>
        <w:t>天际线放置）为纯</w:t>
      </w:r>
      <w:r w:rsidRPr="00FC3053">
        <w:rPr>
          <w:rFonts w:hint="eastAsia"/>
          <w:sz w:val="24"/>
        </w:rPr>
        <w:t>Java</w:t>
      </w:r>
      <w:r w:rsidRPr="00FC3053">
        <w:rPr>
          <w:rFonts w:hint="eastAsia"/>
          <w:sz w:val="24"/>
        </w:rPr>
        <w:t>自主实现，不依赖第三方优化库，技术方案成熟可行。</w:t>
      </w:r>
    </w:p>
    <w:p w14:paraId="687E5910" w14:textId="77777777" w:rsidR="00FC3053" w:rsidRPr="00FC3053" w:rsidRDefault="00FC3053" w:rsidP="00FC3053">
      <w:pPr>
        <w:spacing w:beforeLines="50" w:before="156" w:afterLines="50" w:after="156" w:line="300" w:lineRule="auto"/>
        <w:ind w:firstLineChars="200" w:firstLine="480"/>
        <w:rPr>
          <w:sz w:val="24"/>
        </w:rPr>
      </w:pPr>
      <w:r w:rsidRPr="00FC3053">
        <w:rPr>
          <w:rFonts w:hint="eastAsia"/>
          <w:sz w:val="24"/>
        </w:rPr>
        <w:t>经济可行性：全部开发工具和运行环境均为开源或免费产品，部署和运维成本低。系统通过提升板材利用率可直接降低材料成本，具有明确经济回报。</w:t>
      </w:r>
    </w:p>
    <w:p w14:paraId="7C4CA619" w14:textId="70E66ED0" w:rsidR="00FC3053" w:rsidRDefault="00FC3053" w:rsidP="00FC3053">
      <w:pPr>
        <w:spacing w:beforeLines="50" w:before="156" w:afterLines="50" w:after="156" w:line="300" w:lineRule="auto"/>
        <w:ind w:firstLineChars="200" w:firstLine="480"/>
        <w:rPr>
          <w:sz w:val="24"/>
        </w:rPr>
      </w:pPr>
      <w:r w:rsidRPr="00FC3053">
        <w:rPr>
          <w:rFonts w:hint="eastAsia"/>
          <w:sz w:val="24"/>
        </w:rPr>
        <w:t>操作可行性：网页端采用</w:t>
      </w:r>
      <w:r w:rsidRPr="00FC3053">
        <w:rPr>
          <w:rFonts w:hint="eastAsia"/>
          <w:sz w:val="24"/>
        </w:rPr>
        <w:t>Element Plus</w:t>
      </w:r>
      <w:r w:rsidRPr="00FC3053">
        <w:rPr>
          <w:rFonts w:hint="eastAsia"/>
          <w:sz w:val="24"/>
        </w:rPr>
        <w:t>统一交互规范，加工数据输入页仿</w:t>
      </w:r>
      <w:r w:rsidRPr="00FC3053">
        <w:rPr>
          <w:rFonts w:hint="eastAsia"/>
          <w:sz w:val="24"/>
        </w:rPr>
        <w:t>Excel</w:t>
      </w:r>
      <w:r w:rsidRPr="00FC3053">
        <w:rPr>
          <w:rFonts w:hint="eastAsia"/>
          <w:sz w:val="24"/>
        </w:rPr>
        <w:t>风格降低学习门槛，排版工作台以</w:t>
      </w:r>
      <w:r w:rsidRPr="00FC3053">
        <w:rPr>
          <w:rFonts w:hint="eastAsia"/>
          <w:sz w:val="24"/>
        </w:rPr>
        <w:t>Canvas</w:t>
      </w:r>
      <w:r w:rsidRPr="00FC3053">
        <w:rPr>
          <w:rFonts w:hint="eastAsia"/>
          <w:sz w:val="24"/>
        </w:rPr>
        <w:t>图形化直观呈现结果；小程序端操作路径简洁，无需额外培训。</w:t>
      </w:r>
    </w:p>
    <w:p w14:paraId="7924E505" w14:textId="52636665" w:rsidR="001B4984" w:rsidRPr="001B4984" w:rsidRDefault="001B4984" w:rsidP="00032BBC">
      <w:pPr>
        <w:pStyle w:val="31"/>
        <w:numPr>
          <w:ilvl w:val="2"/>
          <w:numId w:val="9"/>
        </w:numPr>
      </w:pPr>
      <w:bookmarkStart w:id="109" w:name="_Toc229467668"/>
      <w:r>
        <w:rPr>
          <w:rFonts w:hint="eastAsia"/>
        </w:rPr>
        <w:t>系统用例分析</w:t>
      </w:r>
    </w:p>
    <w:p w14:paraId="6F7B28F4" w14:textId="1837647C" w:rsidR="001B4984" w:rsidRPr="001B4984" w:rsidRDefault="001B4984" w:rsidP="001B4984">
      <w:pPr>
        <w:spacing w:beforeLines="50" w:before="156" w:afterLines="50" w:after="156" w:line="300" w:lineRule="auto"/>
        <w:ind w:firstLineChars="200" w:firstLine="480"/>
        <w:rPr>
          <w:sz w:val="24"/>
        </w:rPr>
      </w:pPr>
      <w:r w:rsidRPr="001B4984">
        <w:rPr>
          <w:rFonts w:hint="eastAsia"/>
          <w:sz w:val="24"/>
        </w:rPr>
        <w:t>为明确柜门板材切割排版系统中不同用户的操作范围和系统功能边界，本文采用</w:t>
      </w:r>
      <w:r w:rsidRPr="001B4984">
        <w:rPr>
          <w:rFonts w:hint="eastAsia"/>
          <w:sz w:val="24"/>
        </w:rPr>
        <w:t>UML</w:t>
      </w:r>
      <w:r w:rsidRPr="001B4984">
        <w:rPr>
          <w:rFonts w:hint="eastAsia"/>
          <w:sz w:val="24"/>
        </w:rPr>
        <w:t>用例图对系统的主要功能进行建模分析。系统主要面向管理员和生产操作员两类用户。管理员主要负责系统基础数据维护、用户账号管理以及系统操作日志查看；生产操作员主要负责订单管理、加工数据录入、排版方案生成、排版结果查看、余料管理以及生产任务管理。</w:t>
      </w:r>
    </w:p>
    <w:p w14:paraId="0F9278D7" w14:textId="62DEFEEA" w:rsidR="001B4984" w:rsidRDefault="001B4984" w:rsidP="001B4984">
      <w:pPr>
        <w:spacing w:beforeLines="50" w:before="156" w:afterLines="50" w:after="156" w:line="300" w:lineRule="auto"/>
        <w:ind w:firstLineChars="200" w:firstLine="480"/>
        <w:rPr>
          <w:sz w:val="24"/>
        </w:rPr>
      </w:pPr>
      <w:r w:rsidRPr="001B4984">
        <w:rPr>
          <w:rFonts w:hint="eastAsia"/>
          <w:sz w:val="24"/>
        </w:rPr>
        <w:t>系统主要参与者说明如表</w:t>
      </w:r>
      <w:r w:rsidRPr="001B4984">
        <w:rPr>
          <w:rFonts w:hint="eastAsia"/>
          <w:sz w:val="24"/>
        </w:rPr>
        <w:t xml:space="preserve"> 3-X </w:t>
      </w:r>
      <w:r w:rsidRPr="001B4984">
        <w:rPr>
          <w:rFonts w:hint="eastAsia"/>
          <w:sz w:val="24"/>
        </w:rPr>
        <w:t>所示。</w:t>
      </w:r>
    </w:p>
    <w:tbl>
      <w:tblPr>
        <w:tblStyle w:val="af5"/>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gridCol w:w="6089"/>
      </w:tblGrid>
      <w:tr w:rsidR="001B4984" w14:paraId="46FD07A9" w14:textId="77777777" w:rsidTr="001B4984">
        <w:tc>
          <w:tcPr>
            <w:tcW w:w="2972" w:type="dxa"/>
            <w:tcBorders>
              <w:top w:val="single" w:sz="4" w:space="0" w:color="auto"/>
              <w:bottom w:val="single" w:sz="4" w:space="0" w:color="auto"/>
            </w:tcBorders>
          </w:tcPr>
          <w:p w14:paraId="66F5F5A5" w14:textId="1A9AAC00" w:rsidR="001B4984" w:rsidRPr="001B4984" w:rsidRDefault="001B4984" w:rsidP="001B4984">
            <w:pPr>
              <w:ind w:firstLine="0"/>
              <w:jc w:val="center"/>
              <w:rPr>
                <w:bCs/>
              </w:rPr>
            </w:pPr>
            <w:r w:rsidRPr="001B4984">
              <w:rPr>
                <w:rFonts w:hint="eastAsia"/>
                <w:bCs/>
              </w:rPr>
              <w:t>参与者</w:t>
            </w:r>
          </w:p>
        </w:tc>
        <w:tc>
          <w:tcPr>
            <w:tcW w:w="6089" w:type="dxa"/>
            <w:tcBorders>
              <w:top w:val="single" w:sz="4" w:space="0" w:color="auto"/>
              <w:bottom w:val="single" w:sz="4" w:space="0" w:color="auto"/>
            </w:tcBorders>
          </w:tcPr>
          <w:p w14:paraId="04DDAB30" w14:textId="64174340" w:rsidR="001B4984" w:rsidRPr="001B4984" w:rsidRDefault="001B4984" w:rsidP="001B4984">
            <w:pPr>
              <w:ind w:firstLine="0"/>
              <w:jc w:val="center"/>
              <w:rPr>
                <w:bCs/>
              </w:rPr>
            </w:pPr>
            <w:r w:rsidRPr="001B4984">
              <w:rPr>
                <w:rFonts w:hint="eastAsia"/>
                <w:bCs/>
              </w:rPr>
              <w:t>说明</w:t>
            </w:r>
          </w:p>
        </w:tc>
      </w:tr>
      <w:tr w:rsidR="001B4984" w14:paraId="3AF2C962" w14:textId="77777777" w:rsidTr="001B4984">
        <w:tc>
          <w:tcPr>
            <w:tcW w:w="2972" w:type="dxa"/>
            <w:tcBorders>
              <w:top w:val="single" w:sz="4" w:space="0" w:color="auto"/>
            </w:tcBorders>
          </w:tcPr>
          <w:p w14:paraId="741BB336" w14:textId="6A05A7CF" w:rsidR="001B4984" w:rsidRPr="001B4984" w:rsidRDefault="001B4984" w:rsidP="001B4984">
            <w:pPr>
              <w:ind w:firstLine="0"/>
              <w:jc w:val="center"/>
              <w:rPr>
                <w:bCs/>
              </w:rPr>
            </w:pPr>
            <w:r w:rsidRPr="001B4984">
              <w:rPr>
                <w:rFonts w:hint="eastAsia"/>
                <w:bCs/>
              </w:rPr>
              <w:t>管理员</w:t>
            </w:r>
          </w:p>
        </w:tc>
        <w:tc>
          <w:tcPr>
            <w:tcW w:w="6089" w:type="dxa"/>
            <w:tcBorders>
              <w:top w:val="single" w:sz="4" w:space="0" w:color="auto"/>
            </w:tcBorders>
          </w:tcPr>
          <w:p w14:paraId="65B71022" w14:textId="239C8572" w:rsidR="001B4984" w:rsidRPr="001B4984" w:rsidRDefault="001B4984" w:rsidP="001B4984">
            <w:pPr>
              <w:ind w:firstLine="0"/>
              <w:jc w:val="center"/>
              <w:rPr>
                <w:bCs/>
              </w:rPr>
            </w:pPr>
            <w:r w:rsidRPr="001B4984">
              <w:rPr>
                <w:bCs/>
              </w:rPr>
              <w:t>负责系统基础数据维护、用户账号管理、板材信息管理、客户信息管理以及审计日志查看等操作。</w:t>
            </w:r>
          </w:p>
        </w:tc>
      </w:tr>
      <w:tr w:rsidR="001B4984" w14:paraId="4AF32EB8" w14:textId="77777777" w:rsidTr="001B4984">
        <w:tc>
          <w:tcPr>
            <w:tcW w:w="2972" w:type="dxa"/>
          </w:tcPr>
          <w:p w14:paraId="019E1A47" w14:textId="22118229" w:rsidR="001B4984" w:rsidRPr="001B4984" w:rsidRDefault="001B4984" w:rsidP="001B4984">
            <w:pPr>
              <w:ind w:firstLine="0"/>
              <w:jc w:val="center"/>
              <w:rPr>
                <w:bCs/>
              </w:rPr>
            </w:pPr>
            <w:r w:rsidRPr="001B4984">
              <w:rPr>
                <w:rFonts w:hint="eastAsia"/>
                <w:bCs/>
              </w:rPr>
              <w:t>生产操作员</w:t>
            </w:r>
          </w:p>
        </w:tc>
        <w:tc>
          <w:tcPr>
            <w:tcW w:w="6089" w:type="dxa"/>
          </w:tcPr>
          <w:p w14:paraId="2962B62A" w14:textId="76EF0E59" w:rsidR="001B4984" w:rsidRPr="001B4984" w:rsidRDefault="001B4984" w:rsidP="001B4984">
            <w:pPr>
              <w:ind w:firstLine="0"/>
              <w:jc w:val="center"/>
              <w:rPr>
                <w:bCs/>
              </w:rPr>
            </w:pPr>
            <w:r w:rsidRPr="001B4984">
              <w:rPr>
                <w:bCs/>
              </w:rPr>
              <w:t>负责生产订单处理、加工数据录入、排版方案生成、排版结果查看、生产任务管理和余料管理等操作。</w:t>
            </w:r>
          </w:p>
        </w:tc>
      </w:tr>
    </w:tbl>
    <w:p w14:paraId="3C84D3E4" w14:textId="42158F13" w:rsidR="001B4984" w:rsidRDefault="001B4984" w:rsidP="001B4984">
      <w:pPr>
        <w:spacing w:beforeLines="50" w:before="156" w:afterLines="50" w:after="156" w:line="300" w:lineRule="auto"/>
        <w:ind w:firstLineChars="200" w:firstLine="480"/>
        <w:rPr>
          <w:sz w:val="24"/>
        </w:rPr>
      </w:pPr>
      <w:r w:rsidRPr="00FC3053">
        <w:rPr>
          <w:rFonts w:hint="eastAsia"/>
          <w:sz w:val="24"/>
        </w:rPr>
        <w:t>操作可行性：网页端采用</w:t>
      </w:r>
      <w:r w:rsidRPr="00FC3053">
        <w:rPr>
          <w:rFonts w:hint="eastAsia"/>
          <w:sz w:val="24"/>
        </w:rPr>
        <w:t>Element Plus</w:t>
      </w:r>
      <w:r w:rsidRPr="00FC3053">
        <w:rPr>
          <w:rFonts w:hint="eastAsia"/>
          <w:sz w:val="24"/>
        </w:rPr>
        <w:t>统一交互规范，加工数据输入页仿</w:t>
      </w:r>
      <w:r w:rsidRPr="00FC3053">
        <w:rPr>
          <w:rFonts w:hint="eastAsia"/>
          <w:sz w:val="24"/>
        </w:rPr>
        <w:t>Excel</w:t>
      </w:r>
      <w:r w:rsidRPr="00FC3053">
        <w:rPr>
          <w:rFonts w:hint="eastAsia"/>
          <w:sz w:val="24"/>
        </w:rPr>
        <w:t>风格降低学习门槛，排版工作台以</w:t>
      </w:r>
      <w:r w:rsidRPr="00FC3053">
        <w:rPr>
          <w:rFonts w:hint="eastAsia"/>
          <w:sz w:val="24"/>
        </w:rPr>
        <w:t>Canvas</w:t>
      </w:r>
      <w:r w:rsidRPr="00FC3053">
        <w:rPr>
          <w:rFonts w:hint="eastAsia"/>
          <w:sz w:val="24"/>
        </w:rPr>
        <w:t>图形化直观呈现结果；小程序端操作路径简洁，无需额外培训。</w:t>
      </w:r>
    </w:p>
    <w:p w14:paraId="26D7B38E" w14:textId="2025F2F0" w:rsidR="001D00DF" w:rsidRPr="00032BBC" w:rsidRDefault="001D00DF" w:rsidP="00032BBC">
      <w:pPr>
        <w:pStyle w:val="4"/>
        <w:numPr>
          <w:ilvl w:val="3"/>
          <w:numId w:val="9"/>
        </w:numPr>
        <w:spacing w:before="156" w:after="156"/>
      </w:pPr>
      <w:r w:rsidRPr="001D00DF">
        <w:lastRenderedPageBreak/>
        <w:t>系统总体用例分析</w:t>
      </w:r>
    </w:p>
    <w:p w14:paraId="42C93BB2" w14:textId="37808029" w:rsidR="001B4984" w:rsidRDefault="001D00DF" w:rsidP="001B4984">
      <w:pPr>
        <w:spacing w:beforeLines="50" w:before="156" w:afterLines="50" w:after="156" w:line="300" w:lineRule="auto"/>
        <w:ind w:firstLineChars="200" w:firstLine="480"/>
        <w:rPr>
          <w:sz w:val="24"/>
        </w:rPr>
      </w:pPr>
      <w:r w:rsidRPr="001D00DF">
        <w:rPr>
          <w:sz w:val="24"/>
        </w:rPr>
        <w:t>柜门板材切割排版系统的总体用例图如图</w:t>
      </w:r>
      <w:r w:rsidR="001C6ACC">
        <w:rPr>
          <w:rFonts w:hint="eastAsia"/>
          <w:sz w:val="24"/>
        </w:rPr>
        <w:t>3-1</w:t>
      </w:r>
      <w:r w:rsidRPr="001D00DF">
        <w:rPr>
          <w:sz w:val="24"/>
        </w:rPr>
        <w:t>所示</w:t>
      </w:r>
    </w:p>
    <w:p w14:paraId="374BEFF5" w14:textId="77777777" w:rsidR="00C47E6C" w:rsidRDefault="001D00DF" w:rsidP="00C47E6C">
      <w:pPr>
        <w:keepNext/>
        <w:jc w:val="center"/>
      </w:pPr>
      <w:r>
        <w:object w:dxaOrig="10006" w:dyaOrig="7216" w14:anchorId="1F25FE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3pt;height:326.8pt" o:ole="">
            <v:imagedata r:id="rId26" o:title=""/>
          </v:shape>
          <o:OLEObject Type="Embed" ProgID="Visio.Drawing.15" ShapeID="_x0000_i1025" DrawAspect="Content" ObjectID="_1840126117" r:id="rId27"/>
        </w:object>
      </w:r>
    </w:p>
    <w:p w14:paraId="57F1B9D7" w14:textId="407F2BB8" w:rsidR="00032BBC" w:rsidRPr="00C47E6C" w:rsidRDefault="00C47E6C" w:rsidP="00C47E6C">
      <w:pPr>
        <w:pStyle w:val="a3"/>
        <w:jc w:val="center"/>
        <w:rPr>
          <w:rFonts w:ascii="宋体" w:eastAsia="宋体" w:hAnsi="宋体"/>
          <w:sz w:val="21"/>
          <w:szCs w:val="21"/>
        </w:rPr>
      </w:pPr>
      <w:r w:rsidRPr="00C47E6C">
        <w:rPr>
          <w:rFonts w:ascii="宋体" w:eastAsia="宋体" w:hAnsi="宋体" w:hint="eastAsia"/>
          <w:sz w:val="21"/>
          <w:szCs w:val="21"/>
        </w:rPr>
        <w:t xml:space="preserve">图 </w:t>
      </w:r>
      <w:r w:rsidR="0007354D">
        <w:rPr>
          <w:rFonts w:ascii="宋体" w:eastAsia="宋体" w:hAnsi="宋体"/>
          <w:sz w:val="21"/>
          <w:szCs w:val="21"/>
        </w:rPr>
        <w:fldChar w:fldCharType="begin"/>
      </w:r>
      <w:r w:rsidR="0007354D">
        <w:rPr>
          <w:rFonts w:ascii="宋体" w:eastAsia="宋体" w:hAnsi="宋体"/>
          <w:sz w:val="21"/>
          <w:szCs w:val="21"/>
        </w:rPr>
        <w:instrText xml:space="preserve"> </w:instrText>
      </w:r>
      <w:r w:rsidR="0007354D">
        <w:rPr>
          <w:rFonts w:ascii="宋体" w:eastAsia="宋体" w:hAnsi="宋体" w:hint="eastAsia"/>
          <w:sz w:val="21"/>
          <w:szCs w:val="21"/>
        </w:rPr>
        <w:instrText>STYLEREF 1 \s</w:instrText>
      </w:r>
      <w:r w:rsidR="0007354D">
        <w:rPr>
          <w:rFonts w:ascii="宋体" w:eastAsia="宋体" w:hAnsi="宋体"/>
          <w:sz w:val="21"/>
          <w:szCs w:val="21"/>
        </w:rPr>
        <w:instrText xml:space="preserve"> </w:instrText>
      </w:r>
      <w:r w:rsidR="0007354D">
        <w:rPr>
          <w:rFonts w:ascii="宋体" w:eastAsia="宋体" w:hAnsi="宋体"/>
          <w:sz w:val="21"/>
          <w:szCs w:val="21"/>
        </w:rPr>
        <w:fldChar w:fldCharType="separate"/>
      </w:r>
      <w:r w:rsidR="0007354D">
        <w:rPr>
          <w:rFonts w:ascii="宋体" w:eastAsia="宋体" w:hAnsi="宋体"/>
          <w:noProof/>
          <w:sz w:val="21"/>
          <w:szCs w:val="21"/>
        </w:rPr>
        <w:t>3</w:t>
      </w:r>
      <w:r w:rsidR="0007354D">
        <w:rPr>
          <w:rFonts w:ascii="宋体" w:eastAsia="宋体" w:hAnsi="宋体"/>
          <w:sz w:val="21"/>
          <w:szCs w:val="21"/>
        </w:rPr>
        <w:fldChar w:fldCharType="end"/>
      </w:r>
      <w:r w:rsidR="0007354D">
        <w:rPr>
          <w:rFonts w:ascii="宋体" w:eastAsia="宋体" w:hAnsi="宋体"/>
          <w:sz w:val="21"/>
          <w:szCs w:val="21"/>
        </w:rPr>
        <w:noBreakHyphen/>
      </w:r>
      <w:r w:rsidR="0007354D">
        <w:rPr>
          <w:rFonts w:ascii="宋体" w:eastAsia="宋体" w:hAnsi="宋体"/>
          <w:sz w:val="21"/>
          <w:szCs w:val="21"/>
        </w:rPr>
        <w:fldChar w:fldCharType="begin"/>
      </w:r>
      <w:r w:rsidR="0007354D">
        <w:rPr>
          <w:rFonts w:ascii="宋体" w:eastAsia="宋体" w:hAnsi="宋体"/>
          <w:sz w:val="21"/>
          <w:szCs w:val="21"/>
        </w:rPr>
        <w:instrText xml:space="preserve"> </w:instrText>
      </w:r>
      <w:r w:rsidR="0007354D">
        <w:rPr>
          <w:rFonts w:ascii="宋体" w:eastAsia="宋体" w:hAnsi="宋体" w:hint="eastAsia"/>
          <w:sz w:val="21"/>
          <w:szCs w:val="21"/>
        </w:rPr>
        <w:instrText>SEQ 图 \* ARABIC \s 1</w:instrText>
      </w:r>
      <w:r w:rsidR="0007354D">
        <w:rPr>
          <w:rFonts w:ascii="宋体" w:eastAsia="宋体" w:hAnsi="宋体"/>
          <w:sz w:val="21"/>
          <w:szCs w:val="21"/>
        </w:rPr>
        <w:instrText xml:space="preserve"> </w:instrText>
      </w:r>
      <w:r w:rsidR="0007354D">
        <w:rPr>
          <w:rFonts w:ascii="宋体" w:eastAsia="宋体" w:hAnsi="宋体"/>
          <w:sz w:val="21"/>
          <w:szCs w:val="21"/>
        </w:rPr>
        <w:fldChar w:fldCharType="separate"/>
      </w:r>
      <w:r w:rsidR="0007354D">
        <w:rPr>
          <w:rFonts w:ascii="宋体" w:eastAsia="宋体" w:hAnsi="宋体"/>
          <w:noProof/>
          <w:sz w:val="21"/>
          <w:szCs w:val="21"/>
        </w:rPr>
        <w:t>1</w:t>
      </w:r>
      <w:r w:rsidR="0007354D">
        <w:rPr>
          <w:rFonts w:ascii="宋体" w:eastAsia="宋体" w:hAnsi="宋体"/>
          <w:sz w:val="21"/>
          <w:szCs w:val="21"/>
        </w:rPr>
        <w:fldChar w:fldCharType="end"/>
      </w:r>
      <w:r w:rsidRPr="00C47E6C">
        <w:rPr>
          <w:rFonts w:ascii="宋体" w:eastAsia="宋体" w:hAnsi="宋体"/>
          <w:sz w:val="21"/>
          <w:szCs w:val="21"/>
        </w:rPr>
        <w:t>系统总体用例分析</w:t>
      </w:r>
    </w:p>
    <w:p w14:paraId="29E73F69" w14:textId="77777777" w:rsidR="001D00DF" w:rsidRPr="001D00DF" w:rsidRDefault="001D00DF" w:rsidP="001D00DF">
      <w:pPr>
        <w:spacing w:beforeLines="50" w:before="156" w:afterLines="50" w:after="156" w:line="300" w:lineRule="auto"/>
        <w:ind w:firstLineChars="200" w:firstLine="480"/>
        <w:rPr>
          <w:sz w:val="24"/>
        </w:rPr>
      </w:pPr>
      <w:r w:rsidRPr="001D00DF">
        <w:rPr>
          <w:rFonts w:hint="eastAsia"/>
          <w:sz w:val="24"/>
        </w:rPr>
        <w:t>由图</w:t>
      </w:r>
      <w:r w:rsidRPr="001D00DF">
        <w:rPr>
          <w:rFonts w:hint="eastAsia"/>
          <w:sz w:val="24"/>
        </w:rPr>
        <w:t xml:space="preserve"> 3-X </w:t>
      </w:r>
      <w:r w:rsidRPr="001D00DF">
        <w:rPr>
          <w:rFonts w:hint="eastAsia"/>
          <w:sz w:val="24"/>
        </w:rPr>
        <w:t>可知，系统主要包括登录、用户管理、客户管理、板材管理、订单管理、加工数据录入、排版方案生成、排版结果查看与导出、余料管理、生产任务管理以及审计日志查看等功能。管理员和生产操作员均需要登录系统后才能进行相应操作。管理员主要负责系统管理类功能，包括用户管理、客户管理、板材管理和审计日志查看等；生产操作员主要负责生产业务相关功能，包括订单管理、加工数据录入、生成排版方案、查看排版结果、导出排版结果、余料管理和生产任务管理等。</w:t>
      </w:r>
    </w:p>
    <w:p w14:paraId="7096EDE7" w14:textId="524D9E29" w:rsidR="001B4984" w:rsidRDefault="001D00DF" w:rsidP="001D00DF">
      <w:pPr>
        <w:spacing w:beforeLines="50" w:before="156" w:afterLines="50" w:after="156" w:line="300" w:lineRule="auto"/>
        <w:ind w:firstLineChars="200" w:firstLine="480"/>
        <w:rPr>
          <w:sz w:val="24"/>
        </w:rPr>
      </w:pPr>
      <w:r w:rsidRPr="001D00DF">
        <w:rPr>
          <w:rFonts w:hint="eastAsia"/>
          <w:sz w:val="24"/>
        </w:rPr>
        <w:t>其中，生成排版方案是系统的核心功能。生产操作员在录入订单板件数据并选择板材规格后，系统根据板件尺寸、数量、板材规格以及排版参数自动生成切割排版方案，为后续生产加工提供数据支持。</w:t>
      </w:r>
    </w:p>
    <w:p w14:paraId="5AB01E5E" w14:textId="79EFEA81" w:rsidR="001D00DF" w:rsidRPr="001B4984" w:rsidRDefault="001D00DF" w:rsidP="00032BBC">
      <w:pPr>
        <w:pStyle w:val="4"/>
        <w:numPr>
          <w:ilvl w:val="3"/>
          <w:numId w:val="9"/>
        </w:numPr>
        <w:spacing w:before="156" w:after="156"/>
      </w:pPr>
      <w:r w:rsidRPr="001D00DF">
        <w:t>基础数据管理用例分析</w:t>
      </w:r>
    </w:p>
    <w:p w14:paraId="0711D3AB" w14:textId="6CBC47D4" w:rsidR="001D00DF" w:rsidRDefault="001D00DF" w:rsidP="001B4984">
      <w:pPr>
        <w:spacing w:beforeLines="50" w:before="156" w:afterLines="50" w:after="156" w:line="300" w:lineRule="auto"/>
        <w:ind w:firstLineChars="200" w:firstLine="420"/>
      </w:pPr>
      <w:r w:rsidRPr="001D00DF">
        <w:t>切割排版模块是本系统的核心业务模块，主要完成加工数据录入、排版参数设置、排版方案生成、排版结果查看、排版结果保存和排版结果导出等操作。切割排版用例图如图</w:t>
      </w:r>
      <w:r w:rsidRPr="001D00DF">
        <w:t xml:space="preserve"> 3-X </w:t>
      </w:r>
      <w:r w:rsidRPr="001D00DF">
        <w:t>所示。</w:t>
      </w:r>
    </w:p>
    <w:p w14:paraId="162189F2" w14:textId="77777777" w:rsidR="00C47E6C" w:rsidRDefault="001D00DF" w:rsidP="0007354D">
      <w:pPr>
        <w:keepNext/>
        <w:spacing w:beforeLines="50" w:before="156" w:afterLines="50" w:after="156" w:line="300" w:lineRule="auto"/>
        <w:ind w:firstLineChars="200" w:firstLine="420"/>
        <w:jc w:val="center"/>
      </w:pPr>
      <w:r>
        <w:object w:dxaOrig="6885" w:dyaOrig="6600" w14:anchorId="4F717D3F">
          <v:shape id="_x0000_i1026" type="#_x0000_t75" style="width:344.35pt;height:329.95pt" o:ole="">
            <v:imagedata r:id="rId28" o:title=""/>
          </v:shape>
          <o:OLEObject Type="Embed" ProgID="Visio.Drawing.15" ShapeID="_x0000_i1026" DrawAspect="Content" ObjectID="_1840126118" r:id="rId29"/>
        </w:object>
      </w:r>
    </w:p>
    <w:p w14:paraId="7860FBAD" w14:textId="2BD1D8BF" w:rsidR="00C47E6C" w:rsidRPr="00C47E6C" w:rsidRDefault="00C47E6C" w:rsidP="00C47E6C">
      <w:pPr>
        <w:pStyle w:val="a3"/>
        <w:jc w:val="center"/>
        <w:rPr>
          <w:rFonts w:ascii="宋体" w:eastAsia="宋体" w:hAnsi="宋体"/>
          <w:sz w:val="21"/>
          <w:szCs w:val="21"/>
        </w:rPr>
      </w:pPr>
      <w:r w:rsidRPr="00C47E6C">
        <w:rPr>
          <w:rFonts w:ascii="宋体" w:eastAsia="宋体" w:hAnsi="宋体" w:hint="eastAsia"/>
          <w:sz w:val="21"/>
          <w:szCs w:val="21"/>
        </w:rPr>
        <w:t xml:space="preserve">图 </w:t>
      </w:r>
      <w:r w:rsidR="0007354D">
        <w:rPr>
          <w:rFonts w:ascii="宋体" w:eastAsia="宋体" w:hAnsi="宋体"/>
          <w:sz w:val="21"/>
          <w:szCs w:val="21"/>
        </w:rPr>
        <w:fldChar w:fldCharType="begin"/>
      </w:r>
      <w:r w:rsidR="0007354D">
        <w:rPr>
          <w:rFonts w:ascii="宋体" w:eastAsia="宋体" w:hAnsi="宋体"/>
          <w:sz w:val="21"/>
          <w:szCs w:val="21"/>
        </w:rPr>
        <w:instrText xml:space="preserve"> </w:instrText>
      </w:r>
      <w:r w:rsidR="0007354D">
        <w:rPr>
          <w:rFonts w:ascii="宋体" w:eastAsia="宋体" w:hAnsi="宋体" w:hint="eastAsia"/>
          <w:sz w:val="21"/>
          <w:szCs w:val="21"/>
        </w:rPr>
        <w:instrText>STYLEREF 1 \s</w:instrText>
      </w:r>
      <w:r w:rsidR="0007354D">
        <w:rPr>
          <w:rFonts w:ascii="宋体" w:eastAsia="宋体" w:hAnsi="宋体"/>
          <w:sz w:val="21"/>
          <w:szCs w:val="21"/>
        </w:rPr>
        <w:instrText xml:space="preserve"> </w:instrText>
      </w:r>
      <w:r w:rsidR="0007354D">
        <w:rPr>
          <w:rFonts w:ascii="宋体" w:eastAsia="宋体" w:hAnsi="宋体"/>
          <w:sz w:val="21"/>
          <w:szCs w:val="21"/>
        </w:rPr>
        <w:fldChar w:fldCharType="separate"/>
      </w:r>
      <w:r w:rsidR="0007354D">
        <w:rPr>
          <w:rFonts w:ascii="宋体" w:eastAsia="宋体" w:hAnsi="宋体"/>
          <w:noProof/>
          <w:sz w:val="21"/>
          <w:szCs w:val="21"/>
        </w:rPr>
        <w:t>3</w:t>
      </w:r>
      <w:r w:rsidR="0007354D">
        <w:rPr>
          <w:rFonts w:ascii="宋体" w:eastAsia="宋体" w:hAnsi="宋体"/>
          <w:sz w:val="21"/>
          <w:szCs w:val="21"/>
        </w:rPr>
        <w:fldChar w:fldCharType="end"/>
      </w:r>
      <w:r w:rsidR="0007354D">
        <w:rPr>
          <w:rFonts w:ascii="宋体" w:eastAsia="宋体" w:hAnsi="宋体"/>
          <w:sz w:val="21"/>
          <w:szCs w:val="21"/>
        </w:rPr>
        <w:noBreakHyphen/>
      </w:r>
      <w:r w:rsidR="0007354D">
        <w:rPr>
          <w:rFonts w:ascii="宋体" w:eastAsia="宋体" w:hAnsi="宋体"/>
          <w:sz w:val="21"/>
          <w:szCs w:val="21"/>
        </w:rPr>
        <w:fldChar w:fldCharType="begin"/>
      </w:r>
      <w:r w:rsidR="0007354D">
        <w:rPr>
          <w:rFonts w:ascii="宋体" w:eastAsia="宋体" w:hAnsi="宋体"/>
          <w:sz w:val="21"/>
          <w:szCs w:val="21"/>
        </w:rPr>
        <w:instrText xml:space="preserve"> </w:instrText>
      </w:r>
      <w:r w:rsidR="0007354D">
        <w:rPr>
          <w:rFonts w:ascii="宋体" w:eastAsia="宋体" w:hAnsi="宋体" w:hint="eastAsia"/>
          <w:sz w:val="21"/>
          <w:szCs w:val="21"/>
        </w:rPr>
        <w:instrText>SEQ 图 \* ARABIC \s 1</w:instrText>
      </w:r>
      <w:r w:rsidR="0007354D">
        <w:rPr>
          <w:rFonts w:ascii="宋体" w:eastAsia="宋体" w:hAnsi="宋体"/>
          <w:sz w:val="21"/>
          <w:szCs w:val="21"/>
        </w:rPr>
        <w:instrText xml:space="preserve"> </w:instrText>
      </w:r>
      <w:r w:rsidR="0007354D">
        <w:rPr>
          <w:rFonts w:ascii="宋体" w:eastAsia="宋体" w:hAnsi="宋体"/>
          <w:sz w:val="21"/>
          <w:szCs w:val="21"/>
        </w:rPr>
        <w:fldChar w:fldCharType="separate"/>
      </w:r>
      <w:r w:rsidR="0007354D">
        <w:rPr>
          <w:rFonts w:ascii="宋体" w:eastAsia="宋体" w:hAnsi="宋体"/>
          <w:noProof/>
          <w:sz w:val="21"/>
          <w:szCs w:val="21"/>
        </w:rPr>
        <w:t>2</w:t>
      </w:r>
      <w:r w:rsidR="0007354D">
        <w:rPr>
          <w:rFonts w:ascii="宋体" w:eastAsia="宋体" w:hAnsi="宋体"/>
          <w:sz w:val="21"/>
          <w:szCs w:val="21"/>
        </w:rPr>
        <w:fldChar w:fldCharType="end"/>
      </w:r>
      <w:r w:rsidRPr="00C47E6C">
        <w:rPr>
          <w:rFonts w:ascii="宋体" w:eastAsia="宋体" w:hAnsi="宋体"/>
          <w:sz w:val="21"/>
          <w:szCs w:val="21"/>
        </w:rPr>
        <w:t>基础数据管理用例分析</w:t>
      </w:r>
    </w:p>
    <w:p w14:paraId="27B42B2E" w14:textId="0D34B83B" w:rsidR="001D00DF" w:rsidRDefault="001D00DF" w:rsidP="001D00DF">
      <w:pPr>
        <w:spacing w:beforeLines="50" w:before="156" w:afterLines="50" w:after="156" w:line="300" w:lineRule="auto"/>
        <w:ind w:firstLineChars="200" w:firstLine="420"/>
      </w:pPr>
      <w:r>
        <w:rPr>
          <w:rFonts w:hint="eastAsia"/>
        </w:rPr>
        <w:t>由图</w:t>
      </w:r>
      <w:r>
        <w:rPr>
          <w:rFonts w:hint="eastAsia"/>
        </w:rPr>
        <w:t>3-</w:t>
      </w:r>
      <w:r w:rsidR="0007354D">
        <w:rPr>
          <w:rFonts w:hint="eastAsia"/>
        </w:rPr>
        <w:t>2</w:t>
      </w:r>
      <w:r>
        <w:rPr>
          <w:rFonts w:hint="eastAsia"/>
        </w:rPr>
        <w:t>可知，切割排版模块的主要参与者为生产操作员，管理员可以查看排版结果，但一般不参与具体排版操作。生产操作员首先选择需要加工的订单，并录入或导入待切割板件的尺寸、数量、材质等信息；然后根据实际加工要求设置排版参数，如是否允许旋转、切割间隙、板材尺寸和余料优先策略等；系统根据输入的加工数据和排版参数生成排版方案，并计算板材利用率、板材使用数量和余料信息。</w:t>
      </w:r>
    </w:p>
    <w:p w14:paraId="20C0098C" w14:textId="77777777" w:rsidR="001D00DF" w:rsidRDefault="001D00DF" w:rsidP="001D00DF">
      <w:pPr>
        <w:spacing w:beforeLines="50" w:before="156" w:afterLines="50" w:after="156" w:line="300" w:lineRule="auto"/>
        <w:ind w:firstLineChars="200" w:firstLine="420"/>
      </w:pPr>
      <w:r>
        <w:rPr>
          <w:rFonts w:hint="eastAsia"/>
        </w:rPr>
        <w:t>排版结果生成后，生产操作员可以查看排版方案中的板件位置、尺寸、板材利用率和余料情况。如果排版结果符合生产要求，生产操作员可以保存排版结果，并将排版方案导出为生产加工所需的文件。管理员可以对排版结果进行只读查看，以便了解系统运行情况和生产数据。</w:t>
      </w:r>
    </w:p>
    <w:p w14:paraId="2377503D" w14:textId="5A17A1CB" w:rsidR="001D00DF" w:rsidRDefault="001D00DF" w:rsidP="001D00DF">
      <w:pPr>
        <w:spacing w:beforeLines="50" w:before="156" w:afterLines="50" w:after="156" w:line="300" w:lineRule="auto"/>
        <w:ind w:firstLineChars="200" w:firstLine="420"/>
      </w:pPr>
      <w:r>
        <w:rPr>
          <w:rFonts w:hint="eastAsia"/>
        </w:rPr>
        <w:t>切割排版模块的核心用例说明如表</w:t>
      </w:r>
      <w:r>
        <w:rPr>
          <w:rFonts w:hint="eastAsia"/>
        </w:rPr>
        <w:t>3-</w:t>
      </w:r>
      <w:r w:rsidR="0007354D">
        <w:rPr>
          <w:rFonts w:hint="eastAsia"/>
        </w:rPr>
        <w:t>1</w:t>
      </w:r>
      <w:r>
        <w:rPr>
          <w:rFonts w:hint="eastAsia"/>
        </w:rPr>
        <w:t>示。</w:t>
      </w:r>
    </w:p>
    <w:p w14:paraId="06AC2EDF" w14:textId="159AE7C0" w:rsidR="0053407E" w:rsidRDefault="0053407E" w:rsidP="0053407E">
      <w:pPr>
        <w:spacing w:beforeLines="50" w:before="156" w:afterLines="50" w:after="156" w:line="300" w:lineRule="auto"/>
        <w:ind w:firstLineChars="200" w:firstLine="420"/>
        <w:jc w:val="center"/>
      </w:pPr>
      <w:r>
        <w:rPr>
          <w:rFonts w:hint="eastAsia"/>
        </w:rPr>
        <w:t>表</w:t>
      </w:r>
      <w:r>
        <w:rPr>
          <w:rFonts w:hint="eastAsia"/>
        </w:rPr>
        <w:t xml:space="preserve">3-1 </w:t>
      </w:r>
      <w:r>
        <w:t>用例说明</w:t>
      </w:r>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276"/>
        <w:gridCol w:w="7795"/>
      </w:tblGrid>
      <w:tr w:rsidR="001D00DF" w:rsidRPr="001D00DF" w14:paraId="77C1416C" w14:textId="77777777" w:rsidTr="0053407E">
        <w:trPr>
          <w:tblHeader/>
          <w:tblCellSpacing w:w="15" w:type="dxa"/>
        </w:trPr>
        <w:tc>
          <w:tcPr>
            <w:tcW w:w="1231" w:type="dxa"/>
            <w:tcBorders>
              <w:top w:val="nil"/>
              <w:bottom w:val="single" w:sz="12" w:space="0" w:color="auto"/>
            </w:tcBorders>
            <w:vAlign w:val="center"/>
            <w:hideMark/>
          </w:tcPr>
          <w:p w14:paraId="4FC18798" w14:textId="77777777" w:rsidR="001D00DF" w:rsidRPr="001D00DF" w:rsidRDefault="001D00DF" w:rsidP="001D00DF">
            <w:pPr>
              <w:jc w:val="center"/>
              <w:rPr>
                <w:bCs/>
              </w:rPr>
            </w:pPr>
            <w:r w:rsidRPr="001D00DF">
              <w:rPr>
                <w:bCs/>
              </w:rPr>
              <w:t>项目</w:t>
            </w:r>
          </w:p>
        </w:tc>
        <w:tc>
          <w:tcPr>
            <w:tcW w:w="7750" w:type="dxa"/>
            <w:tcBorders>
              <w:top w:val="nil"/>
              <w:bottom w:val="single" w:sz="12" w:space="0" w:color="auto"/>
            </w:tcBorders>
            <w:vAlign w:val="center"/>
            <w:hideMark/>
          </w:tcPr>
          <w:p w14:paraId="4E7BA04B" w14:textId="77777777" w:rsidR="001D00DF" w:rsidRPr="001D00DF" w:rsidRDefault="001D00DF" w:rsidP="001D00DF">
            <w:pPr>
              <w:jc w:val="center"/>
              <w:rPr>
                <w:bCs/>
              </w:rPr>
            </w:pPr>
            <w:r w:rsidRPr="001D00DF">
              <w:rPr>
                <w:bCs/>
              </w:rPr>
              <w:t>内容</w:t>
            </w:r>
          </w:p>
        </w:tc>
      </w:tr>
      <w:tr w:rsidR="001D00DF" w:rsidRPr="001D00DF" w14:paraId="5641BB03" w14:textId="77777777" w:rsidTr="001D00DF">
        <w:trPr>
          <w:tblCellSpacing w:w="15" w:type="dxa"/>
        </w:trPr>
        <w:tc>
          <w:tcPr>
            <w:tcW w:w="1231" w:type="dxa"/>
            <w:vAlign w:val="center"/>
            <w:hideMark/>
          </w:tcPr>
          <w:p w14:paraId="4BF7C6D1" w14:textId="77777777" w:rsidR="001D00DF" w:rsidRPr="001D00DF" w:rsidRDefault="001D00DF" w:rsidP="001D00DF">
            <w:pPr>
              <w:jc w:val="center"/>
              <w:rPr>
                <w:bCs/>
              </w:rPr>
            </w:pPr>
            <w:r w:rsidRPr="001D00DF">
              <w:rPr>
                <w:bCs/>
              </w:rPr>
              <w:t>用例名称</w:t>
            </w:r>
          </w:p>
        </w:tc>
        <w:tc>
          <w:tcPr>
            <w:tcW w:w="7750" w:type="dxa"/>
            <w:vAlign w:val="center"/>
            <w:hideMark/>
          </w:tcPr>
          <w:p w14:paraId="7B93200E" w14:textId="77777777" w:rsidR="001D00DF" w:rsidRPr="001D00DF" w:rsidRDefault="001D00DF" w:rsidP="001D00DF">
            <w:pPr>
              <w:jc w:val="center"/>
              <w:rPr>
                <w:bCs/>
              </w:rPr>
            </w:pPr>
            <w:r w:rsidRPr="001D00DF">
              <w:rPr>
                <w:bCs/>
              </w:rPr>
              <w:t>生成排版方案</w:t>
            </w:r>
          </w:p>
        </w:tc>
      </w:tr>
      <w:tr w:rsidR="001D00DF" w:rsidRPr="001D00DF" w14:paraId="369DB27E" w14:textId="77777777" w:rsidTr="001D00DF">
        <w:trPr>
          <w:tblCellSpacing w:w="15" w:type="dxa"/>
        </w:trPr>
        <w:tc>
          <w:tcPr>
            <w:tcW w:w="1231" w:type="dxa"/>
            <w:vAlign w:val="center"/>
            <w:hideMark/>
          </w:tcPr>
          <w:p w14:paraId="32B03ABB" w14:textId="77777777" w:rsidR="001D00DF" w:rsidRPr="001D00DF" w:rsidRDefault="001D00DF" w:rsidP="001D00DF">
            <w:pPr>
              <w:jc w:val="center"/>
              <w:rPr>
                <w:bCs/>
              </w:rPr>
            </w:pPr>
            <w:r w:rsidRPr="001D00DF">
              <w:rPr>
                <w:bCs/>
              </w:rPr>
              <w:t>参与者</w:t>
            </w:r>
          </w:p>
        </w:tc>
        <w:tc>
          <w:tcPr>
            <w:tcW w:w="7750" w:type="dxa"/>
            <w:vAlign w:val="center"/>
            <w:hideMark/>
          </w:tcPr>
          <w:p w14:paraId="2DC9ED34" w14:textId="77777777" w:rsidR="001D00DF" w:rsidRPr="001D00DF" w:rsidRDefault="001D00DF" w:rsidP="001D00DF">
            <w:pPr>
              <w:jc w:val="center"/>
              <w:rPr>
                <w:bCs/>
              </w:rPr>
            </w:pPr>
            <w:r w:rsidRPr="001D00DF">
              <w:rPr>
                <w:bCs/>
              </w:rPr>
              <w:t>生产操作员</w:t>
            </w:r>
          </w:p>
        </w:tc>
      </w:tr>
      <w:tr w:rsidR="001D00DF" w:rsidRPr="001D00DF" w14:paraId="59E609D6" w14:textId="77777777" w:rsidTr="001D00DF">
        <w:trPr>
          <w:tblCellSpacing w:w="15" w:type="dxa"/>
        </w:trPr>
        <w:tc>
          <w:tcPr>
            <w:tcW w:w="1231" w:type="dxa"/>
            <w:vAlign w:val="center"/>
            <w:hideMark/>
          </w:tcPr>
          <w:p w14:paraId="5AD55401" w14:textId="77777777" w:rsidR="001D00DF" w:rsidRPr="001D00DF" w:rsidRDefault="001D00DF" w:rsidP="001D00DF">
            <w:pPr>
              <w:jc w:val="center"/>
              <w:rPr>
                <w:bCs/>
              </w:rPr>
            </w:pPr>
            <w:r w:rsidRPr="001D00DF">
              <w:rPr>
                <w:bCs/>
              </w:rPr>
              <w:t>前置条件</w:t>
            </w:r>
          </w:p>
        </w:tc>
        <w:tc>
          <w:tcPr>
            <w:tcW w:w="7750" w:type="dxa"/>
            <w:vAlign w:val="center"/>
            <w:hideMark/>
          </w:tcPr>
          <w:p w14:paraId="45048819" w14:textId="77777777" w:rsidR="001D00DF" w:rsidRPr="001D00DF" w:rsidRDefault="001D00DF" w:rsidP="001D00DF">
            <w:pPr>
              <w:jc w:val="center"/>
              <w:rPr>
                <w:bCs/>
              </w:rPr>
            </w:pPr>
            <w:r w:rsidRPr="001D00DF">
              <w:rPr>
                <w:bCs/>
              </w:rPr>
              <w:t>用户已登录系统；订单信息已存在；板件加工数据已录入；板材规格信息已维护。</w:t>
            </w:r>
          </w:p>
        </w:tc>
      </w:tr>
      <w:tr w:rsidR="001D00DF" w:rsidRPr="001D00DF" w14:paraId="2360E857" w14:textId="77777777" w:rsidTr="001D00DF">
        <w:trPr>
          <w:tblCellSpacing w:w="15" w:type="dxa"/>
        </w:trPr>
        <w:tc>
          <w:tcPr>
            <w:tcW w:w="1231" w:type="dxa"/>
            <w:vAlign w:val="center"/>
            <w:hideMark/>
          </w:tcPr>
          <w:p w14:paraId="69144004" w14:textId="77777777" w:rsidR="001D00DF" w:rsidRPr="001D00DF" w:rsidRDefault="001D00DF" w:rsidP="001D00DF">
            <w:pPr>
              <w:jc w:val="center"/>
              <w:rPr>
                <w:bCs/>
              </w:rPr>
            </w:pPr>
            <w:r w:rsidRPr="001D00DF">
              <w:rPr>
                <w:bCs/>
              </w:rPr>
              <w:t>基本流程</w:t>
            </w:r>
          </w:p>
        </w:tc>
        <w:tc>
          <w:tcPr>
            <w:tcW w:w="7750" w:type="dxa"/>
            <w:vAlign w:val="center"/>
            <w:hideMark/>
          </w:tcPr>
          <w:p w14:paraId="48E8BB29" w14:textId="77777777" w:rsidR="001D00DF" w:rsidRPr="001D00DF" w:rsidRDefault="001D00DF" w:rsidP="001D00DF">
            <w:pPr>
              <w:jc w:val="center"/>
              <w:rPr>
                <w:bCs/>
              </w:rPr>
            </w:pPr>
            <w:r w:rsidRPr="001D00DF">
              <w:rPr>
                <w:bCs/>
              </w:rPr>
              <w:t>生产操作员选择订单；录入或导入板件加工数据；选择板材或可用余料；设置排版参数；提交排版计算；系统生成排版方案；系统返回板材利用率、板件位置信息和</w:t>
            </w:r>
            <w:r w:rsidRPr="001D00DF">
              <w:rPr>
                <w:bCs/>
              </w:rPr>
              <w:lastRenderedPageBreak/>
              <w:t>余料信息。</w:t>
            </w:r>
          </w:p>
        </w:tc>
      </w:tr>
      <w:tr w:rsidR="001D00DF" w:rsidRPr="001D00DF" w14:paraId="154A31AD" w14:textId="77777777" w:rsidTr="001D00DF">
        <w:trPr>
          <w:tblCellSpacing w:w="15" w:type="dxa"/>
        </w:trPr>
        <w:tc>
          <w:tcPr>
            <w:tcW w:w="1231" w:type="dxa"/>
            <w:vAlign w:val="center"/>
            <w:hideMark/>
          </w:tcPr>
          <w:p w14:paraId="57BE2047" w14:textId="77777777" w:rsidR="001D00DF" w:rsidRPr="001D00DF" w:rsidRDefault="001D00DF" w:rsidP="001D00DF">
            <w:pPr>
              <w:jc w:val="center"/>
              <w:rPr>
                <w:bCs/>
              </w:rPr>
            </w:pPr>
            <w:r w:rsidRPr="001D00DF">
              <w:rPr>
                <w:bCs/>
              </w:rPr>
              <w:lastRenderedPageBreak/>
              <w:t>备选流程</w:t>
            </w:r>
          </w:p>
        </w:tc>
        <w:tc>
          <w:tcPr>
            <w:tcW w:w="7750" w:type="dxa"/>
            <w:vAlign w:val="center"/>
            <w:hideMark/>
          </w:tcPr>
          <w:p w14:paraId="33E9395B" w14:textId="77777777" w:rsidR="001D00DF" w:rsidRPr="001D00DF" w:rsidRDefault="001D00DF" w:rsidP="001D00DF">
            <w:pPr>
              <w:jc w:val="center"/>
              <w:rPr>
                <w:bCs/>
              </w:rPr>
            </w:pPr>
            <w:r w:rsidRPr="001D00DF">
              <w:rPr>
                <w:bCs/>
              </w:rPr>
              <w:t>若加工数据不完整，系统提示用户补充或修改数据；若排版失败，系统提示失败原因，用户可调整参数后重新提交排版。</w:t>
            </w:r>
          </w:p>
        </w:tc>
      </w:tr>
      <w:tr w:rsidR="001D00DF" w:rsidRPr="001D00DF" w14:paraId="1648F47D" w14:textId="77777777" w:rsidTr="001D00DF">
        <w:trPr>
          <w:tblCellSpacing w:w="15" w:type="dxa"/>
        </w:trPr>
        <w:tc>
          <w:tcPr>
            <w:tcW w:w="1231" w:type="dxa"/>
            <w:vAlign w:val="center"/>
            <w:hideMark/>
          </w:tcPr>
          <w:p w14:paraId="5A60769D" w14:textId="77777777" w:rsidR="001D00DF" w:rsidRPr="001D00DF" w:rsidRDefault="001D00DF" w:rsidP="001D00DF">
            <w:pPr>
              <w:jc w:val="center"/>
              <w:rPr>
                <w:bCs/>
              </w:rPr>
            </w:pPr>
            <w:r w:rsidRPr="001D00DF">
              <w:rPr>
                <w:bCs/>
              </w:rPr>
              <w:t>后置条件</w:t>
            </w:r>
          </w:p>
        </w:tc>
        <w:tc>
          <w:tcPr>
            <w:tcW w:w="7750" w:type="dxa"/>
            <w:vAlign w:val="center"/>
            <w:hideMark/>
          </w:tcPr>
          <w:p w14:paraId="41B34ACA" w14:textId="77777777" w:rsidR="001D00DF" w:rsidRPr="001D00DF" w:rsidRDefault="001D00DF" w:rsidP="001D00DF">
            <w:pPr>
              <w:jc w:val="center"/>
              <w:rPr>
                <w:bCs/>
              </w:rPr>
            </w:pPr>
            <w:r w:rsidRPr="001D00DF">
              <w:rPr>
                <w:bCs/>
              </w:rPr>
              <w:t>排版方案生成成功后，生产操作员可以查看、保存或导出排版结果。</w:t>
            </w:r>
          </w:p>
        </w:tc>
      </w:tr>
      <w:tr w:rsidR="001D00DF" w:rsidRPr="001D00DF" w14:paraId="4BDC873E" w14:textId="77777777" w:rsidTr="001D00DF">
        <w:trPr>
          <w:tblCellSpacing w:w="15" w:type="dxa"/>
        </w:trPr>
        <w:tc>
          <w:tcPr>
            <w:tcW w:w="1231" w:type="dxa"/>
            <w:vAlign w:val="center"/>
            <w:hideMark/>
          </w:tcPr>
          <w:p w14:paraId="07D80F5E" w14:textId="77777777" w:rsidR="001D00DF" w:rsidRPr="001D00DF" w:rsidRDefault="001D00DF" w:rsidP="001D00DF">
            <w:pPr>
              <w:jc w:val="center"/>
              <w:rPr>
                <w:bCs/>
              </w:rPr>
            </w:pPr>
            <w:r w:rsidRPr="001D00DF">
              <w:rPr>
                <w:bCs/>
              </w:rPr>
              <w:t>业务价值</w:t>
            </w:r>
          </w:p>
        </w:tc>
        <w:tc>
          <w:tcPr>
            <w:tcW w:w="7750" w:type="dxa"/>
            <w:vAlign w:val="center"/>
            <w:hideMark/>
          </w:tcPr>
          <w:p w14:paraId="06D24638" w14:textId="77777777" w:rsidR="001D00DF" w:rsidRPr="001D00DF" w:rsidRDefault="001D00DF" w:rsidP="001D00DF">
            <w:pPr>
              <w:jc w:val="center"/>
              <w:rPr>
                <w:bCs/>
              </w:rPr>
            </w:pPr>
            <w:r w:rsidRPr="001D00DF">
              <w:rPr>
                <w:bCs/>
              </w:rPr>
              <w:t>提高板材利用率，减少人工排版时间，为后续生产加工提供准确的数据依据。</w:t>
            </w:r>
          </w:p>
        </w:tc>
      </w:tr>
    </w:tbl>
    <w:p w14:paraId="5D45E761" w14:textId="07F9660F" w:rsidR="001D00DF" w:rsidRPr="001B4984" w:rsidRDefault="001D00DF" w:rsidP="00032BBC">
      <w:pPr>
        <w:pStyle w:val="4"/>
        <w:numPr>
          <w:ilvl w:val="3"/>
          <w:numId w:val="9"/>
        </w:numPr>
        <w:spacing w:before="156" w:after="156"/>
      </w:pPr>
      <w:r w:rsidRPr="001D00DF">
        <w:t>订单与生产管理用例分析</w:t>
      </w:r>
    </w:p>
    <w:p w14:paraId="42DA434B" w14:textId="54BD09A4" w:rsidR="001D00DF" w:rsidRDefault="001D00DF" w:rsidP="001B4984">
      <w:pPr>
        <w:spacing w:beforeLines="50" w:before="156" w:afterLines="50" w:after="156" w:line="300" w:lineRule="auto"/>
        <w:ind w:firstLineChars="200" w:firstLine="420"/>
      </w:pPr>
      <w:r w:rsidRPr="001D00DF">
        <w:t>订单与生产管理模块主要由生产操作员使用，用于完成生产订单维护、生产任务生成、生产进度查看以及余料管理等操作。订单与生产管理用例图如图</w:t>
      </w:r>
      <w:r w:rsidRPr="001D00DF">
        <w:t>3-</w:t>
      </w:r>
      <w:r w:rsidR="0033083E">
        <w:rPr>
          <w:rFonts w:hint="eastAsia"/>
        </w:rPr>
        <w:t>3</w:t>
      </w:r>
      <w:r w:rsidRPr="001D00DF">
        <w:t>示。</w:t>
      </w:r>
    </w:p>
    <w:p w14:paraId="32AFE606" w14:textId="77777777" w:rsidR="0007354D" w:rsidRDefault="001D00DF" w:rsidP="0007354D">
      <w:pPr>
        <w:keepNext/>
        <w:spacing w:beforeLines="50" w:before="156" w:afterLines="50" w:after="156" w:line="300" w:lineRule="auto"/>
        <w:ind w:firstLineChars="200" w:firstLine="420"/>
        <w:jc w:val="center"/>
      </w:pPr>
      <w:r>
        <w:object w:dxaOrig="5221" w:dyaOrig="5521" w14:anchorId="1EFA4541">
          <v:shape id="_x0000_i1027" type="#_x0000_t75" style="width:261.1pt;height:276.1pt" o:ole="">
            <v:imagedata r:id="rId30" o:title=""/>
          </v:shape>
          <o:OLEObject Type="Embed" ProgID="Visio.Drawing.15" ShapeID="_x0000_i1027" DrawAspect="Content" ObjectID="_1840126119" r:id="rId31"/>
        </w:object>
      </w:r>
    </w:p>
    <w:p w14:paraId="267CF7BB" w14:textId="6B2EF4F7" w:rsidR="001D00DF" w:rsidRPr="0007354D" w:rsidRDefault="0007354D" w:rsidP="0007354D">
      <w:pPr>
        <w:pStyle w:val="a3"/>
        <w:jc w:val="center"/>
        <w:rPr>
          <w:rFonts w:ascii="宋体" w:eastAsia="宋体" w:hAnsi="宋体"/>
          <w:sz w:val="21"/>
          <w:szCs w:val="21"/>
        </w:rPr>
      </w:pPr>
      <w:r w:rsidRPr="0007354D">
        <w:rPr>
          <w:rFonts w:ascii="宋体" w:eastAsia="宋体" w:hAnsi="宋体" w:hint="eastAsia"/>
          <w:sz w:val="21"/>
          <w:szCs w:val="21"/>
        </w:rPr>
        <w:t xml:space="preserve">图 </w:t>
      </w:r>
      <w:r w:rsidRPr="0007354D">
        <w:rPr>
          <w:rFonts w:ascii="宋体" w:eastAsia="宋体" w:hAnsi="宋体"/>
          <w:sz w:val="21"/>
          <w:szCs w:val="21"/>
        </w:rPr>
        <w:fldChar w:fldCharType="begin"/>
      </w:r>
      <w:r w:rsidRPr="0007354D">
        <w:rPr>
          <w:rFonts w:ascii="宋体" w:eastAsia="宋体" w:hAnsi="宋体"/>
          <w:sz w:val="21"/>
          <w:szCs w:val="21"/>
        </w:rPr>
        <w:instrText xml:space="preserve"> </w:instrText>
      </w:r>
      <w:r w:rsidRPr="0007354D">
        <w:rPr>
          <w:rFonts w:ascii="宋体" w:eastAsia="宋体" w:hAnsi="宋体" w:hint="eastAsia"/>
          <w:sz w:val="21"/>
          <w:szCs w:val="21"/>
        </w:rPr>
        <w:instrText>STYLEREF 1 \s</w:instrText>
      </w:r>
      <w:r w:rsidRPr="0007354D">
        <w:rPr>
          <w:rFonts w:ascii="宋体" w:eastAsia="宋体" w:hAnsi="宋体"/>
          <w:sz w:val="21"/>
          <w:szCs w:val="21"/>
        </w:rPr>
        <w:instrText xml:space="preserve"> </w:instrText>
      </w:r>
      <w:r w:rsidRPr="0007354D">
        <w:rPr>
          <w:rFonts w:ascii="宋体" w:eastAsia="宋体" w:hAnsi="宋体"/>
          <w:sz w:val="21"/>
          <w:szCs w:val="21"/>
        </w:rPr>
        <w:fldChar w:fldCharType="separate"/>
      </w:r>
      <w:r w:rsidRPr="0007354D">
        <w:rPr>
          <w:rFonts w:ascii="宋体" w:eastAsia="宋体" w:hAnsi="宋体"/>
          <w:sz w:val="21"/>
          <w:szCs w:val="21"/>
        </w:rPr>
        <w:t>3</w:t>
      </w:r>
      <w:r w:rsidRPr="0007354D">
        <w:rPr>
          <w:rFonts w:ascii="宋体" w:eastAsia="宋体" w:hAnsi="宋体"/>
          <w:sz w:val="21"/>
          <w:szCs w:val="21"/>
        </w:rPr>
        <w:fldChar w:fldCharType="end"/>
      </w:r>
      <w:r w:rsidRPr="0007354D">
        <w:rPr>
          <w:rFonts w:ascii="宋体" w:eastAsia="宋体" w:hAnsi="宋体"/>
          <w:sz w:val="21"/>
          <w:szCs w:val="21"/>
        </w:rPr>
        <w:noBreakHyphen/>
      </w:r>
      <w:r w:rsidRPr="0007354D">
        <w:rPr>
          <w:rFonts w:ascii="宋体" w:eastAsia="宋体" w:hAnsi="宋体"/>
          <w:sz w:val="21"/>
          <w:szCs w:val="21"/>
        </w:rPr>
        <w:fldChar w:fldCharType="begin"/>
      </w:r>
      <w:r w:rsidRPr="0007354D">
        <w:rPr>
          <w:rFonts w:ascii="宋体" w:eastAsia="宋体" w:hAnsi="宋体"/>
          <w:sz w:val="21"/>
          <w:szCs w:val="21"/>
        </w:rPr>
        <w:instrText xml:space="preserve"> </w:instrText>
      </w:r>
      <w:r w:rsidRPr="0007354D">
        <w:rPr>
          <w:rFonts w:ascii="宋体" w:eastAsia="宋体" w:hAnsi="宋体" w:hint="eastAsia"/>
          <w:sz w:val="21"/>
          <w:szCs w:val="21"/>
        </w:rPr>
        <w:instrText>SEQ 图 \* ARABIC \s 1</w:instrText>
      </w:r>
      <w:r w:rsidRPr="0007354D">
        <w:rPr>
          <w:rFonts w:ascii="宋体" w:eastAsia="宋体" w:hAnsi="宋体"/>
          <w:sz w:val="21"/>
          <w:szCs w:val="21"/>
        </w:rPr>
        <w:instrText xml:space="preserve"> </w:instrText>
      </w:r>
      <w:r w:rsidRPr="0007354D">
        <w:rPr>
          <w:rFonts w:ascii="宋体" w:eastAsia="宋体" w:hAnsi="宋体"/>
          <w:sz w:val="21"/>
          <w:szCs w:val="21"/>
        </w:rPr>
        <w:fldChar w:fldCharType="separate"/>
      </w:r>
      <w:r w:rsidRPr="0007354D">
        <w:rPr>
          <w:rFonts w:ascii="宋体" w:eastAsia="宋体" w:hAnsi="宋体"/>
          <w:sz w:val="21"/>
          <w:szCs w:val="21"/>
        </w:rPr>
        <w:t>3</w:t>
      </w:r>
      <w:r w:rsidRPr="0007354D">
        <w:rPr>
          <w:rFonts w:ascii="宋体" w:eastAsia="宋体" w:hAnsi="宋体"/>
          <w:sz w:val="21"/>
          <w:szCs w:val="21"/>
        </w:rPr>
        <w:fldChar w:fldCharType="end"/>
      </w:r>
      <w:r w:rsidRPr="0007354D">
        <w:rPr>
          <w:rFonts w:ascii="宋体" w:eastAsia="宋体" w:hAnsi="宋体"/>
          <w:sz w:val="21"/>
          <w:szCs w:val="21"/>
        </w:rPr>
        <w:t>订单与生产管理用例分析</w:t>
      </w:r>
    </w:p>
    <w:p w14:paraId="636A9B18" w14:textId="28AD5E40" w:rsidR="001D00DF" w:rsidRDefault="001D00DF" w:rsidP="001D00DF">
      <w:pPr>
        <w:spacing w:beforeLines="50" w:before="156" w:afterLines="50" w:after="156" w:line="300" w:lineRule="auto"/>
        <w:ind w:firstLineChars="200" w:firstLine="420"/>
      </w:pPr>
      <w:r>
        <w:rPr>
          <w:rFonts w:hint="eastAsia"/>
        </w:rPr>
        <w:t>由图</w:t>
      </w:r>
      <w:r>
        <w:rPr>
          <w:rFonts w:hint="eastAsia"/>
        </w:rPr>
        <w:t>3-</w:t>
      </w:r>
      <w:r w:rsidR="0033083E">
        <w:rPr>
          <w:rFonts w:hint="eastAsia"/>
        </w:rPr>
        <w:t>3</w:t>
      </w:r>
      <w:r>
        <w:rPr>
          <w:rFonts w:hint="eastAsia"/>
        </w:rPr>
        <w:t>知，订单与生产管理模块主要包括订单管理、生产任务管理、生产看板和余料管理等用例。</w:t>
      </w:r>
    </w:p>
    <w:p w14:paraId="4BCAFE5C" w14:textId="77777777" w:rsidR="001D00DF" w:rsidRDefault="001D00DF" w:rsidP="001D00DF">
      <w:pPr>
        <w:spacing w:beforeLines="50" w:before="156" w:afterLines="50" w:after="156" w:line="300" w:lineRule="auto"/>
        <w:ind w:firstLineChars="200" w:firstLine="420"/>
      </w:pPr>
      <w:r>
        <w:rPr>
          <w:rFonts w:hint="eastAsia"/>
        </w:rPr>
        <w:t>订单管理用于维护客户生产订单及订单明细信息。生产操作员可以创建订单，录入订单编号、客户、产品类型、交货日期等基本信息，并为订单添加待切割板件明细。订单明细主要包括板件长度、宽度、厚度、数量、材质、颜色和备注等内容。生产操作员还可以对订单进行查询、修改、删除和状态变更操作。</w:t>
      </w:r>
    </w:p>
    <w:p w14:paraId="49030AD7" w14:textId="77777777" w:rsidR="001D00DF" w:rsidRDefault="001D00DF" w:rsidP="001D00DF">
      <w:pPr>
        <w:spacing w:beforeLines="50" w:before="156" w:afterLines="50" w:after="156" w:line="300" w:lineRule="auto"/>
        <w:ind w:firstLineChars="200" w:firstLine="420"/>
      </w:pPr>
      <w:r>
        <w:rPr>
          <w:rFonts w:hint="eastAsia"/>
        </w:rPr>
        <w:t>生产任务管理用于根据已确认的排版结果生成生产加工任务。当订单完成排版并确认排版方案后，系统可以根据排版结果生成对应的生产任务。生产操作员可以查看任务详情，并根据实际加工进度变更任务状态，如待加工、加工中、已完成或已取消等。</w:t>
      </w:r>
    </w:p>
    <w:p w14:paraId="33BB5280" w14:textId="77777777" w:rsidR="001D00DF" w:rsidRDefault="001D00DF" w:rsidP="001D00DF">
      <w:pPr>
        <w:spacing w:beforeLines="50" w:before="156" w:afterLines="50" w:after="156" w:line="300" w:lineRule="auto"/>
        <w:ind w:firstLineChars="200" w:firstLine="420"/>
      </w:pPr>
      <w:r>
        <w:rPr>
          <w:rFonts w:hint="eastAsia"/>
        </w:rPr>
        <w:t>生产看板用于以可视化方式展示生产任务的执行情况。生产操作员可以按照任务状态查看待加</w:t>
      </w:r>
      <w:r>
        <w:rPr>
          <w:rFonts w:hint="eastAsia"/>
        </w:rPr>
        <w:lastRenderedPageBreak/>
        <w:t>工、加工中和已完成的任务，也可以按照订单、操作员或时间范围对生产任务进行筛选，从而及时掌握生产进度。</w:t>
      </w:r>
    </w:p>
    <w:p w14:paraId="4C5A3DD4" w14:textId="4C4B3F24" w:rsidR="001D00DF" w:rsidRDefault="001D00DF" w:rsidP="001D00DF">
      <w:pPr>
        <w:spacing w:beforeLines="50" w:before="156" w:afterLines="50" w:after="156" w:line="300" w:lineRule="auto"/>
        <w:ind w:firstLineChars="200" w:firstLine="420"/>
      </w:pPr>
      <w:r>
        <w:rPr>
          <w:rFonts w:hint="eastAsia"/>
        </w:rPr>
        <w:t>余料管理用于管理切割过程中产生的可再次利用板材。系统在排版计算完成后记录余料信息，生产操作员可以查看余料列表，按照材质、尺寸等条件查询可用余料，并对余料状态进行标记。余料状态主要包括可用、已使用和已报废。通过余料管理功能，可以提高余料复用率，进一步提升板材利用率。</w:t>
      </w:r>
    </w:p>
    <w:p w14:paraId="7B46073E" w14:textId="714F2434" w:rsidR="0074115D" w:rsidRDefault="0074115D" w:rsidP="00032BBC">
      <w:pPr>
        <w:pStyle w:val="31"/>
        <w:numPr>
          <w:ilvl w:val="2"/>
          <w:numId w:val="9"/>
        </w:numPr>
      </w:pPr>
      <w:r w:rsidRPr="0074115D">
        <w:t>功能需求</w:t>
      </w:r>
      <w:bookmarkEnd w:id="109"/>
    </w:p>
    <w:p w14:paraId="64875DBC" w14:textId="77777777" w:rsidR="00FC3053" w:rsidRPr="00FC3053" w:rsidRDefault="00FC3053" w:rsidP="00FC3053">
      <w:pPr>
        <w:spacing w:beforeLines="50" w:before="156" w:afterLines="50" w:after="156" w:line="300" w:lineRule="auto"/>
        <w:ind w:firstLineChars="200" w:firstLine="480"/>
        <w:rPr>
          <w:sz w:val="24"/>
        </w:rPr>
      </w:pPr>
      <w:r w:rsidRPr="00FC3053">
        <w:rPr>
          <w:rFonts w:hint="eastAsia"/>
          <w:sz w:val="24"/>
        </w:rPr>
        <w:t>系统面向管理员和生产操作员两类核心用户，划分为四个功能模块。</w:t>
      </w:r>
    </w:p>
    <w:p w14:paraId="51DC773B" w14:textId="77777777" w:rsidR="00FC3053" w:rsidRPr="00FC3053" w:rsidRDefault="00FC3053" w:rsidP="00FC3053">
      <w:pPr>
        <w:spacing w:beforeLines="50" w:before="156" w:afterLines="50" w:after="156" w:line="300" w:lineRule="auto"/>
        <w:ind w:firstLineChars="200" w:firstLine="480"/>
        <w:rPr>
          <w:sz w:val="24"/>
        </w:rPr>
      </w:pPr>
      <w:r w:rsidRPr="00FC3053">
        <w:rPr>
          <w:rFonts w:hint="eastAsia"/>
          <w:sz w:val="24"/>
        </w:rPr>
        <w:t>（</w:t>
      </w:r>
      <w:r w:rsidRPr="00FC3053">
        <w:rPr>
          <w:rFonts w:hint="eastAsia"/>
          <w:sz w:val="24"/>
        </w:rPr>
        <w:t>1</w:t>
      </w:r>
      <w:r w:rsidRPr="00FC3053">
        <w:rPr>
          <w:rFonts w:hint="eastAsia"/>
          <w:sz w:val="24"/>
        </w:rPr>
        <w:t>）用户认证与基础数据管理。用户注册、登录、登出，基于</w:t>
      </w:r>
      <w:r w:rsidRPr="00FC3053">
        <w:rPr>
          <w:rFonts w:hint="eastAsia"/>
          <w:sz w:val="24"/>
        </w:rPr>
        <w:t>JWT</w:t>
      </w:r>
      <w:r w:rsidRPr="00FC3053">
        <w:rPr>
          <w:rFonts w:hint="eastAsia"/>
          <w:sz w:val="24"/>
        </w:rPr>
        <w:t>的无状态认证，受保护接口须携带</w:t>
      </w:r>
      <w:r w:rsidRPr="00FC3053">
        <w:rPr>
          <w:rFonts w:hint="eastAsia"/>
          <w:sz w:val="24"/>
        </w:rPr>
        <w:t>Token</w:t>
      </w:r>
      <w:r w:rsidRPr="00FC3053">
        <w:rPr>
          <w:rFonts w:hint="eastAsia"/>
          <w:sz w:val="24"/>
        </w:rPr>
        <w:t>。客户信息与板材规格的增删改查、分页查询及批量启用</w:t>
      </w:r>
      <w:r w:rsidRPr="00FC3053">
        <w:rPr>
          <w:rFonts w:hint="eastAsia"/>
          <w:sz w:val="24"/>
        </w:rPr>
        <w:t>/</w:t>
      </w:r>
      <w:r w:rsidRPr="00FC3053">
        <w:rPr>
          <w:rFonts w:hint="eastAsia"/>
          <w:sz w:val="24"/>
        </w:rPr>
        <w:t>禁用</w:t>
      </w:r>
      <w:r w:rsidRPr="00FC3053">
        <w:rPr>
          <w:rFonts w:hint="eastAsia"/>
          <w:sz w:val="24"/>
        </w:rPr>
        <w:t>/</w:t>
      </w:r>
      <w:r w:rsidRPr="00FC3053">
        <w:rPr>
          <w:rFonts w:hint="eastAsia"/>
          <w:sz w:val="24"/>
        </w:rPr>
        <w:t>删除。用户账号管理与启用控制。</w:t>
      </w:r>
    </w:p>
    <w:p w14:paraId="7C921257" w14:textId="77777777" w:rsidR="00FC3053" w:rsidRPr="00FC3053" w:rsidRDefault="00FC3053" w:rsidP="00FC3053">
      <w:pPr>
        <w:spacing w:beforeLines="50" w:before="156" w:afterLines="50" w:after="156" w:line="300" w:lineRule="auto"/>
        <w:ind w:firstLineChars="200" w:firstLine="480"/>
        <w:rPr>
          <w:sz w:val="24"/>
        </w:rPr>
      </w:pPr>
      <w:r w:rsidRPr="00FC3053">
        <w:rPr>
          <w:rFonts w:hint="eastAsia"/>
          <w:sz w:val="24"/>
        </w:rPr>
        <w:t>（</w:t>
      </w:r>
      <w:r w:rsidRPr="00FC3053">
        <w:rPr>
          <w:rFonts w:hint="eastAsia"/>
          <w:sz w:val="24"/>
        </w:rPr>
        <w:t>2</w:t>
      </w:r>
      <w:r w:rsidRPr="00FC3053">
        <w:rPr>
          <w:rFonts w:hint="eastAsia"/>
          <w:sz w:val="24"/>
        </w:rPr>
        <w:t>）订单管理。订单的增删改查与状态流转（待处理→生产中→已完成</w:t>
      </w:r>
      <w:r w:rsidRPr="00FC3053">
        <w:rPr>
          <w:rFonts w:hint="eastAsia"/>
          <w:sz w:val="24"/>
        </w:rPr>
        <w:t>/</w:t>
      </w:r>
      <w:r w:rsidRPr="00FC3053">
        <w:rPr>
          <w:rFonts w:hint="eastAsia"/>
          <w:sz w:val="24"/>
        </w:rPr>
        <w:t>已取消），每个订单下挂多个待切割板件明细。订单明细包含产品名称、数量、长宽尺寸、材质、封边要求等字段。</w:t>
      </w:r>
    </w:p>
    <w:p w14:paraId="64F6FDAF" w14:textId="77777777" w:rsidR="00FC3053" w:rsidRPr="00FC3053" w:rsidRDefault="00FC3053" w:rsidP="00FC3053">
      <w:pPr>
        <w:spacing w:beforeLines="50" w:before="156" w:afterLines="50" w:after="156" w:line="300" w:lineRule="auto"/>
        <w:ind w:firstLineChars="200" w:firstLine="480"/>
        <w:rPr>
          <w:sz w:val="24"/>
        </w:rPr>
      </w:pPr>
      <w:r w:rsidRPr="00FC3053">
        <w:rPr>
          <w:rFonts w:hint="eastAsia"/>
          <w:sz w:val="24"/>
        </w:rPr>
        <w:t>（</w:t>
      </w:r>
      <w:r w:rsidRPr="00FC3053">
        <w:rPr>
          <w:rFonts w:hint="eastAsia"/>
          <w:sz w:val="24"/>
        </w:rPr>
        <w:t>3</w:t>
      </w:r>
      <w:r w:rsidRPr="00FC3053">
        <w:rPr>
          <w:rFonts w:hint="eastAsia"/>
          <w:sz w:val="24"/>
        </w:rPr>
        <w:t>）切割排版（核心模块）。加工数据输入页：选择订单与板材规格后，在可编辑表格中输入待切割板件数据，支持键盘导航和</w:t>
      </w:r>
      <w:r w:rsidRPr="00FC3053">
        <w:rPr>
          <w:rFonts w:hint="eastAsia"/>
          <w:sz w:val="24"/>
        </w:rPr>
        <w:t>TSV</w:t>
      </w:r>
      <w:r w:rsidRPr="00FC3053">
        <w:rPr>
          <w:rFonts w:hint="eastAsia"/>
          <w:sz w:val="24"/>
        </w:rPr>
        <w:t>粘贴；底部实时汇总板件统计信息；确认后一键提交排版计算。排版工作台：左侧展示历史排版记录列表，中央</w:t>
      </w:r>
      <w:r w:rsidRPr="00FC3053">
        <w:rPr>
          <w:rFonts w:hint="eastAsia"/>
          <w:sz w:val="24"/>
        </w:rPr>
        <w:t>Canvas</w:t>
      </w:r>
      <w:r w:rsidRPr="00FC3053">
        <w:rPr>
          <w:rFonts w:hint="eastAsia"/>
          <w:sz w:val="24"/>
        </w:rPr>
        <w:t>画布以二维图形渲染排版方案（支持缩放、平移、工件悬停</w:t>
      </w:r>
      <w:r w:rsidRPr="00FC3053">
        <w:rPr>
          <w:rFonts w:hint="eastAsia"/>
          <w:sz w:val="24"/>
        </w:rPr>
        <w:t>tooltip</w:t>
      </w:r>
      <w:r w:rsidRPr="00FC3053">
        <w:rPr>
          <w:rFonts w:hint="eastAsia"/>
          <w:sz w:val="24"/>
        </w:rPr>
        <w:t>、多容器标签切换）；工具栏提供参数配置（旋转开关、切割间隙、容器尺寸）、排版触发、结果导出等功能。排版算法引擎：接收容器尺寸与矩形列表，通过禁忌搜索优化排列顺序、天际线算法确定放置坐标；支持旋转与间隙参数；当单容器无法容纳全部板件时自动启用多容器迭代拆分；支持异步提交与多策略对比。</w:t>
      </w:r>
    </w:p>
    <w:p w14:paraId="173946EF" w14:textId="0D050133" w:rsidR="00FC3053" w:rsidRDefault="00FC3053" w:rsidP="00FC3053">
      <w:pPr>
        <w:spacing w:beforeLines="50" w:before="156" w:afterLines="50" w:after="156" w:line="300" w:lineRule="auto"/>
        <w:ind w:firstLineChars="200" w:firstLine="480"/>
        <w:rPr>
          <w:sz w:val="24"/>
        </w:rPr>
      </w:pPr>
      <w:r w:rsidRPr="00FC3053">
        <w:rPr>
          <w:rFonts w:hint="eastAsia"/>
          <w:sz w:val="24"/>
        </w:rPr>
        <w:t>（</w:t>
      </w:r>
      <w:r w:rsidRPr="00FC3053">
        <w:rPr>
          <w:rFonts w:hint="eastAsia"/>
          <w:sz w:val="24"/>
        </w:rPr>
        <w:t>4</w:t>
      </w:r>
      <w:r w:rsidRPr="00FC3053">
        <w:rPr>
          <w:rFonts w:hint="eastAsia"/>
          <w:sz w:val="24"/>
        </w:rPr>
        <w:t>）余料管理与生产看板。排版完成后自动记录余料信息（尺寸、材质、来源），供后续排版优先复用。从订单创建生产任务，以看板分栏视图展示任务状态与进度，支持状态流转。</w:t>
      </w:r>
    </w:p>
    <w:p w14:paraId="54C20552" w14:textId="236DD17F" w:rsidR="0074115D" w:rsidRDefault="0074115D" w:rsidP="00032BBC">
      <w:pPr>
        <w:pStyle w:val="31"/>
        <w:numPr>
          <w:ilvl w:val="2"/>
          <w:numId w:val="9"/>
        </w:numPr>
      </w:pPr>
      <w:bookmarkStart w:id="110" w:name="_Toc229467669"/>
      <w:r>
        <w:rPr>
          <w:rFonts w:hint="eastAsia"/>
        </w:rPr>
        <w:t>非功能需求</w:t>
      </w:r>
      <w:bookmarkEnd w:id="110"/>
    </w:p>
    <w:p w14:paraId="3A085931" w14:textId="77777777" w:rsidR="00FC3053" w:rsidRPr="00FC3053" w:rsidRDefault="00FC3053" w:rsidP="00FC3053">
      <w:pPr>
        <w:spacing w:beforeLines="50" w:before="156" w:afterLines="50" w:after="156" w:line="300" w:lineRule="auto"/>
        <w:ind w:firstLineChars="200" w:firstLine="480"/>
        <w:rPr>
          <w:sz w:val="24"/>
        </w:rPr>
      </w:pPr>
      <w:r w:rsidRPr="00FC3053">
        <w:rPr>
          <w:rFonts w:hint="eastAsia"/>
          <w:sz w:val="24"/>
        </w:rPr>
        <w:t>性能：常规接口响应≤</w:t>
      </w:r>
      <w:r w:rsidRPr="00FC3053">
        <w:rPr>
          <w:rFonts w:hint="eastAsia"/>
          <w:sz w:val="24"/>
        </w:rPr>
        <w:t>500ms</w:t>
      </w:r>
      <w:r w:rsidRPr="00FC3053">
        <w:rPr>
          <w:rFonts w:hint="eastAsia"/>
          <w:sz w:val="24"/>
        </w:rPr>
        <w:t>，</w:t>
      </w:r>
      <w:r w:rsidRPr="00FC3053">
        <w:rPr>
          <w:rFonts w:hint="eastAsia"/>
          <w:sz w:val="24"/>
        </w:rPr>
        <w:t>50</w:t>
      </w:r>
      <w:r w:rsidRPr="00FC3053">
        <w:rPr>
          <w:rFonts w:hint="eastAsia"/>
          <w:sz w:val="24"/>
        </w:rPr>
        <w:t>件以内排版计算≤</w:t>
      </w:r>
      <w:r w:rsidRPr="00FC3053">
        <w:rPr>
          <w:rFonts w:hint="eastAsia"/>
          <w:sz w:val="24"/>
        </w:rPr>
        <w:t>30s</w:t>
      </w:r>
      <w:r w:rsidRPr="00FC3053">
        <w:rPr>
          <w:rFonts w:hint="eastAsia"/>
          <w:sz w:val="24"/>
        </w:rPr>
        <w:t>，大输入场景走异步任务防止超时。</w:t>
      </w:r>
    </w:p>
    <w:p w14:paraId="12548FA2" w14:textId="77777777" w:rsidR="00FC3053" w:rsidRPr="00FC3053" w:rsidRDefault="00FC3053" w:rsidP="00FC3053">
      <w:pPr>
        <w:spacing w:beforeLines="50" w:before="156" w:afterLines="50" w:after="156" w:line="300" w:lineRule="auto"/>
        <w:ind w:firstLineChars="200" w:firstLine="480"/>
        <w:rPr>
          <w:sz w:val="24"/>
        </w:rPr>
      </w:pPr>
      <w:r w:rsidRPr="00FC3053">
        <w:rPr>
          <w:rFonts w:hint="eastAsia"/>
          <w:sz w:val="24"/>
        </w:rPr>
        <w:t>安全性：</w:t>
      </w:r>
      <w:r w:rsidRPr="00FC3053">
        <w:rPr>
          <w:rFonts w:hint="eastAsia"/>
          <w:sz w:val="24"/>
        </w:rPr>
        <w:t>JWT</w:t>
      </w:r>
      <w:r w:rsidRPr="00FC3053">
        <w:rPr>
          <w:rFonts w:hint="eastAsia"/>
          <w:sz w:val="24"/>
        </w:rPr>
        <w:t>鉴权覆盖所有业务接口，密码</w:t>
      </w:r>
      <w:r w:rsidRPr="00FC3053">
        <w:rPr>
          <w:rFonts w:hint="eastAsia"/>
          <w:sz w:val="24"/>
        </w:rPr>
        <w:t>BCrypt</w:t>
      </w:r>
      <w:r w:rsidRPr="00FC3053">
        <w:rPr>
          <w:rFonts w:hint="eastAsia"/>
          <w:sz w:val="24"/>
        </w:rPr>
        <w:t>哈希存储，参数化查询防注入。</w:t>
      </w:r>
    </w:p>
    <w:p w14:paraId="77848238" w14:textId="77777777" w:rsidR="00FC3053" w:rsidRPr="00FC3053" w:rsidRDefault="00FC3053" w:rsidP="00FC3053">
      <w:pPr>
        <w:spacing w:beforeLines="50" w:before="156" w:afterLines="50" w:after="156" w:line="300" w:lineRule="auto"/>
        <w:ind w:firstLineChars="200" w:firstLine="480"/>
        <w:rPr>
          <w:sz w:val="24"/>
        </w:rPr>
      </w:pPr>
      <w:r w:rsidRPr="00FC3053">
        <w:rPr>
          <w:rFonts w:hint="eastAsia"/>
          <w:sz w:val="24"/>
        </w:rPr>
        <w:t>一致性：接口统一返回</w:t>
      </w:r>
      <w:r w:rsidRPr="00FC3053">
        <w:rPr>
          <w:rFonts w:hint="eastAsia"/>
          <w:sz w:val="24"/>
        </w:rPr>
        <w:t>{code, msg, data}</w:t>
      </w:r>
      <w:r w:rsidRPr="00FC3053">
        <w:rPr>
          <w:rFonts w:hint="eastAsia"/>
          <w:sz w:val="24"/>
        </w:rPr>
        <w:t>结构，前端统一处理和展示错误。</w:t>
      </w:r>
    </w:p>
    <w:p w14:paraId="4009C372" w14:textId="64D3E8D1" w:rsidR="004A2E15" w:rsidRDefault="00FC3053" w:rsidP="001D00DF">
      <w:pPr>
        <w:spacing w:beforeLines="50" w:before="156" w:afterLines="50" w:after="156" w:line="300" w:lineRule="auto"/>
        <w:ind w:firstLineChars="200" w:firstLine="480"/>
        <w:rPr>
          <w:sz w:val="24"/>
        </w:rPr>
      </w:pPr>
      <w:r w:rsidRPr="00FC3053">
        <w:rPr>
          <w:rFonts w:hint="eastAsia"/>
          <w:sz w:val="24"/>
        </w:rPr>
        <w:t>可维护性：后端</w:t>
      </w:r>
      <w:r w:rsidRPr="00FC3053">
        <w:rPr>
          <w:rFonts w:hint="eastAsia"/>
          <w:sz w:val="24"/>
        </w:rPr>
        <w:t>Controller-Service-Mapper</w:t>
      </w:r>
      <w:r w:rsidRPr="00FC3053">
        <w:rPr>
          <w:rFonts w:hint="eastAsia"/>
          <w:sz w:val="24"/>
        </w:rPr>
        <w:t>分层、前端按模块拆分</w:t>
      </w:r>
      <w:r w:rsidRPr="00FC3053">
        <w:rPr>
          <w:rFonts w:hint="eastAsia"/>
          <w:sz w:val="24"/>
        </w:rPr>
        <w:t>API</w:t>
      </w:r>
      <w:r w:rsidRPr="00FC3053">
        <w:rPr>
          <w:rFonts w:hint="eastAsia"/>
          <w:sz w:val="24"/>
        </w:rPr>
        <w:t>客户端与组合式函数、数据库变更通过增量迁移脚本管理。算法模块自包含，各子模块（禁忌搜索、</w:t>
      </w:r>
      <w:r w:rsidRPr="00FC3053">
        <w:rPr>
          <w:rFonts w:hint="eastAsia"/>
          <w:sz w:val="24"/>
        </w:rPr>
        <w:lastRenderedPageBreak/>
        <w:t>天际线放置、禁忌映射树）相互解耦，便于独立调参与测试。</w:t>
      </w:r>
    </w:p>
    <w:p w14:paraId="1CC831D8" w14:textId="77777777" w:rsidR="004A2E15" w:rsidRDefault="00000000" w:rsidP="00032BBC">
      <w:pPr>
        <w:pStyle w:val="2"/>
        <w:numPr>
          <w:ilvl w:val="1"/>
          <w:numId w:val="9"/>
        </w:numPr>
        <w:spacing w:before="156" w:after="156"/>
        <w:rPr>
          <w:color w:val="000000"/>
          <w:szCs w:val="30"/>
        </w:rPr>
      </w:pPr>
      <w:bookmarkStart w:id="111" w:name="_Toc229467671"/>
      <w:bookmarkStart w:id="112" w:name="_Toc451456800"/>
      <w:r>
        <w:rPr>
          <w:color w:val="000000"/>
          <w:szCs w:val="30"/>
        </w:rPr>
        <w:t>系统总体设计</w:t>
      </w:r>
      <w:bookmarkEnd w:id="111"/>
    </w:p>
    <w:p w14:paraId="472CF054" w14:textId="5307CD5A" w:rsidR="004A2E15" w:rsidRDefault="00000000">
      <w:pPr>
        <w:spacing w:beforeLines="50" w:before="156" w:afterLines="50" w:after="156" w:line="300" w:lineRule="auto"/>
        <w:ind w:firstLineChars="200" w:firstLine="480"/>
        <w:rPr>
          <w:sz w:val="24"/>
        </w:rPr>
      </w:pPr>
      <w:r>
        <w:rPr>
          <w:rFonts w:hint="eastAsia"/>
          <w:sz w:val="24"/>
        </w:rPr>
        <w:t>系统整体采用前后端分离结构。后端基于</w:t>
      </w:r>
      <w:r>
        <w:rPr>
          <w:rFonts w:hint="eastAsia"/>
          <w:sz w:val="24"/>
        </w:rPr>
        <w:t>Spring Boot</w:t>
      </w:r>
      <w:r>
        <w:rPr>
          <w:rFonts w:hint="eastAsia"/>
          <w:sz w:val="24"/>
        </w:rPr>
        <w:t>构建，主要包括用户认证模块、客户管理模块、板材管理模块、排样算法模块和通用处理模块。前端采用微信小程序，主要包括登录页面、客户页面、板材页面和算法页面。</w:t>
      </w:r>
    </w:p>
    <w:p w14:paraId="220C9D96" w14:textId="6D5DE4D0" w:rsidR="004A2E15" w:rsidRDefault="00000000">
      <w:pPr>
        <w:spacing w:beforeLines="50" w:before="156" w:afterLines="50" w:after="156" w:line="300" w:lineRule="auto"/>
        <w:ind w:firstLineChars="200" w:firstLine="480"/>
        <w:rPr>
          <w:sz w:val="24"/>
        </w:rPr>
      </w:pPr>
      <w:r>
        <w:rPr>
          <w:rFonts w:hint="eastAsia"/>
          <w:sz w:val="24"/>
        </w:rPr>
        <w:t>系统基本流程为：用户登录后进入小程序首页，选择或维护客户信息和板材信息，随后在算法页面输入容器尺寸、待切矩形尺寸、旋转设置和间隙距离，提交至后端算法接口。后端完成排样计算后返回结果，小程序端以表格和</w:t>
      </w:r>
      <w:r>
        <w:rPr>
          <w:rFonts w:hint="eastAsia"/>
          <w:sz w:val="24"/>
        </w:rPr>
        <w:t xml:space="preserve"> canvas</w:t>
      </w:r>
      <w:r>
        <w:rPr>
          <w:rFonts w:hint="eastAsia"/>
          <w:sz w:val="24"/>
        </w:rPr>
        <w:t>图形方式展示排样方案。</w:t>
      </w:r>
    </w:p>
    <w:p w14:paraId="59063984" w14:textId="77777777" w:rsidR="004A2E15" w:rsidRDefault="00000000" w:rsidP="00032BBC">
      <w:pPr>
        <w:pStyle w:val="2"/>
        <w:numPr>
          <w:ilvl w:val="1"/>
          <w:numId w:val="9"/>
        </w:numPr>
        <w:spacing w:before="156" w:after="156"/>
        <w:rPr>
          <w:color w:val="000000"/>
          <w:szCs w:val="30"/>
        </w:rPr>
      </w:pPr>
      <w:bookmarkStart w:id="113" w:name="_Toc229467673"/>
      <w:commentRangeStart w:id="114"/>
      <w:r>
        <w:rPr>
          <w:color w:val="000000"/>
          <w:szCs w:val="30"/>
        </w:rPr>
        <w:t>数据库设计</w:t>
      </w:r>
      <w:bookmarkEnd w:id="113"/>
      <w:commentRangeEnd w:id="114"/>
      <w:r w:rsidR="00F42532">
        <w:rPr>
          <w:rStyle w:val="afb"/>
          <w:color w:val="000000"/>
          <w:sz w:val="30"/>
          <w:szCs w:val="30"/>
        </w:rPr>
        <w:commentReference w:id="114"/>
      </w:r>
    </w:p>
    <w:p w14:paraId="5ED9555E" w14:textId="77777777" w:rsidR="004A2E15" w:rsidRDefault="00000000">
      <w:pPr>
        <w:spacing w:beforeLines="50" w:before="156" w:afterLines="50" w:after="156" w:line="300" w:lineRule="auto"/>
        <w:ind w:firstLineChars="200" w:firstLine="480"/>
        <w:rPr>
          <w:sz w:val="24"/>
        </w:rPr>
      </w:pPr>
      <w:bookmarkStart w:id="115" w:name="_Toc451456801"/>
      <w:bookmarkEnd w:id="112"/>
      <w:r>
        <w:rPr>
          <w:rFonts w:hint="eastAsia"/>
          <w:sz w:val="24"/>
        </w:rPr>
        <w:t>系统数据库主要包含用户表、客户表和板材表。</w:t>
      </w:r>
    </w:p>
    <w:p w14:paraId="52ACDDE0" w14:textId="77777777" w:rsidR="004A2E15" w:rsidRDefault="00000000">
      <w:pPr>
        <w:spacing w:beforeLines="50" w:before="156" w:afterLines="50" w:after="156" w:line="300" w:lineRule="auto"/>
        <w:ind w:firstLineChars="200" w:firstLine="480"/>
        <w:rPr>
          <w:sz w:val="24"/>
        </w:rPr>
      </w:pPr>
      <w:r>
        <w:rPr>
          <w:rFonts w:hint="eastAsia"/>
          <w:sz w:val="24"/>
        </w:rPr>
        <w:t>用户表用于保存系统登录账号信息，主要字段包括用户编号、用户名、密码、创建时间和更新时间等。</w:t>
      </w:r>
    </w:p>
    <w:p w14:paraId="4CC8B556" w14:textId="77777777" w:rsidR="004A2E15" w:rsidRDefault="00000000">
      <w:pPr>
        <w:spacing w:beforeLines="50" w:before="156" w:afterLines="50" w:after="156" w:line="300" w:lineRule="auto"/>
        <w:ind w:firstLineChars="200" w:firstLine="480"/>
        <w:rPr>
          <w:sz w:val="24"/>
        </w:rPr>
      </w:pPr>
      <w:r>
        <w:rPr>
          <w:rFonts w:hint="eastAsia"/>
          <w:sz w:val="24"/>
        </w:rPr>
        <w:t>客户表用于保存客户基础资料，主要字段包括客户编号、客户名称、联系电话、地址、备注、创建时间和更新时间等。</w:t>
      </w:r>
    </w:p>
    <w:p w14:paraId="4AE191B6" w14:textId="77777777" w:rsidR="004A2E15" w:rsidRDefault="00000000">
      <w:pPr>
        <w:spacing w:beforeLines="50" w:before="156" w:afterLines="50" w:after="156" w:line="300" w:lineRule="auto"/>
        <w:ind w:firstLineChars="200" w:firstLine="480"/>
        <w:rPr>
          <w:sz w:val="24"/>
        </w:rPr>
      </w:pPr>
      <w:r>
        <w:rPr>
          <w:rFonts w:hint="eastAsia"/>
          <w:sz w:val="24"/>
        </w:rPr>
        <w:t>板材表用于保存原料板材规格信息，主要字段包括板材编号、板材名称、长度、宽度、厚度、材质、备注、创建时间和更新时间等。</w:t>
      </w:r>
    </w:p>
    <w:p w14:paraId="31836B41" w14:textId="279C73A2" w:rsidR="001B1890" w:rsidRDefault="00000000" w:rsidP="00F324D5">
      <w:pPr>
        <w:spacing w:beforeLines="50" w:before="156" w:afterLines="50" w:after="156" w:line="300" w:lineRule="auto"/>
        <w:ind w:firstLineChars="200" w:firstLine="480"/>
        <w:rPr>
          <w:sz w:val="24"/>
        </w:rPr>
      </w:pPr>
      <w:r>
        <w:rPr>
          <w:rFonts w:hint="eastAsia"/>
          <w:sz w:val="24"/>
        </w:rPr>
        <w:t>当前排样算法输入和结果主要通过接口实时传递，尚未持久化保存。后续可增加排样方案表，用于保存算法输入参数、排样结果、利用率和客户关联信息，从而支持历史方案查询和统计分析。</w:t>
      </w:r>
    </w:p>
    <w:p w14:paraId="261E1DCE" w14:textId="6DB7C05E" w:rsidR="001D00DF" w:rsidRDefault="001D00DF" w:rsidP="00032BBC">
      <w:pPr>
        <w:pStyle w:val="1"/>
        <w:numPr>
          <w:ilvl w:val="0"/>
          <w:numId w:val="9"/>
        </w:numPr>
        <w:spacing w:before="312" w:after="312"/>
      </w:pPr>
      <w:bookmarkStart w:id="116" w:name="_Toc229467670"/>
      <w:commentRangeStart w:id="117"/>
      <w:r w:rsidRPr="001B1890">
        <w:rPr>
          <w:color w:val="000000"/>
        </w:rPr>
        <w:lastRenderedPageBreak/>
        <w:t>排样问题建模</w:t>
      </w:r>
      <w:bookmarkEnd w:id="116"/>
      <w:commentRangeEnd w:id="117"/>
      <w:r w:rsidR="00F42532">
        <w:rPr>
          <w:rStyle w:val="afb"/>
          <w:rFonts w:hint="eastAsia"/>
          <w:color w:val="000000"/>
          <w:sz w:val="36"/>
          <w:szCs w:val="44"/>
        </w:rPr>
        <w:commentReference w:id="117"/>
      </w:r>
      <w:r w:rsidR="00977DD3">
        <w:rPr>
          <w:rFonts w:hint="eastAsia"/>
          <w:color w:val="000000"/>
        </w:rPr>
        <w:t>与算法设计</w:t>
      </w:r>
    </w:p>
    <w:p w14:paraId="3C1B69B3" w14:textId="4EBDFAF9" w:rsidR="004C0C74" w:rsidRPr="00977DD3" w:rsidRDefault="00977DD3" w:rsidP="00032BBC">
      <w:pPr>
        <w:pStyle w:val="2"/>
        <w:numPr>
          <w:ilvl w:val="1"/>
          <w:numId w:val="9"/>
        </w:numPr>
        <w:spacing w:before="156" w:after="156"/>
        <w:rPr>
          <w:color w:val="000000"/>
          <w:szCs w:val="30"/>
        </w:rPr>
      </w:pPr>
      <w:r>
        <w:rPr>
          <w:rFonts w:hint="eastAsia"/>
          <w:color w:val="000000"/>
          <w:szCs w:val="30"/>
        </w:rPr>
        <w:t>排样</w:t>
      </w:r>
      <w:r w:rsidR="00BF1FA9">
        <w:rPr>
          <w:rFonts w:hint="eastAsia"/>
          <w:color w:val="000000"/>
          <w:szCs w:val="30"/>
        </w:rPr>
        <w:t>问题描述</w:t>
      </w:r>
    </w:p>
    <w:p w14:paraId="7672D9A2" w14:textId="77777777" w:rsidR="004C0C74" w:rsidRPr="00CF705D" w:rsidRDefault="004C0C74" w:rsidP="00CF705D">
      <w:pPr>
        <w:spacing w:beforeLines="50" w:before="156" w:afterLines="50" w:after="156" w:line="300" w:lineRule="auto"/>
        <w:ind w:firstLineChars="200" w:firstLine="480"/>
        <w:rPr>
          <w:sz w:val="24"/>
        </w:rPr>
      </w:pPr>
      <w:r w:rsidRPr="00CF705D">
        <w:rPr>
          <w:rFonts w:hint="eastAsia"/>
          <w:sz w:val="24"/>
        </w:rPr>
        <w:t>柜门板材切割是家具制造中的关键工序。工厂采购的标准板材（如</w:t>
      </w:r>
      <w:r w:rsidRPr="00CF705D">
        <w:rPr>
          <w:rFonts w:hint="eastAsia"/>
          <w:sz w:val="24"/>
        </w:rPr>
        <w:t>2440mm</w:t>
      </w:r>
      <w:r w:rsidRPr="00CF705D">
        <w:rPr>
          <w:rFonts w:hint="eastAsia"/>
          <w:sz w:val="24"/>
        </w:rPr>
        <w:t>×</w:t>
      </w:r>
      <w:r w:rsidRPr="00CF705D">
        <w:rPr>
          <w:rFonts w:hint="eastAsia"/>
          <w:sz w:val="24"/>
        </w:rPr>
        <w:t>1220mm</w:t>
      </w:r>
      <w:r w:rsidRPr="00CF705D">
        <w:rPr>
          <w:rFonts w:hint="eastAsia"/>
          <w:sz w:val="24"/>
        </w:rPr>
        <w:t>）作为原材料，需要按照订单要求切割出尺寸各异的柜门板件。如何在一块或多块标准板材上合理排布这些板件，使得板材利用率最高、边角料浪费最少，是排样优化的核心问题。</w:t>
      </w:r>
    </w:p>
    <w:p w14:paraId="2F140B59" w14:textId="39A2E607" w:rsidR="004C0C74" w:rsidRPr="00CF705D" w:rsidRDefault="004C0C74" w:rsidP="00CF705D">
      <w:pPr>
        <w:spacing w:beforeLines="50" w:before="156" w:afterLines="50" w:after="156" w:line="300" w:lineRule="auto"/>
        <w:ind w:firstLineChars="200" w:firstLine="480"/>
        <w:rPr>
          <w:sz w:val="24"/>
        </w:rPr>
      </w:pPr>
      <w:r w:rsidRPr="00CF705D">
        <w:rPr>
          <w:rFonts w:hint="eastAsia"/>
          <w:sz w:val="24"/>
        </w:rPr>
        <w:t>将上述实际场景抽象为计算问题：给定一个长度为</w:t>
      </w:r>
      <m:oMath>
        <m:r>
          <w:rPr>
            <w:rFonts w:ascii="Cambria Math" w:hAnsi="Cambria Math"/>
          </w:rPr>
          <m:t>L</m:t>
        </m:r>
      </m:oMath>
      <w:r w:rsidRPr="00CF705D">
        <w:rPr>
          <w:rFonts w:hint="eastAsia"/>
          <w:sz w:val="24"/>
        </w:rPr>
        <w:t>、宽度为</w:t>
      </w:r>
      <m:oMath>
        <m:r>
          <w:rPr>
            <w:rFonts w:ascii="Cambria Math" w:hAnsi="Cambria Math"/>
            <w:sz w:val="24"/>
          </w:rPr>
          <m:t>W</m:t>
        </m:r>
      </m:oMath>
      <w:r w:rsidRPr="00CF705D">
        <w:rPr>
          <w:rFonts w:hint="eastAsia"/>
          <w:sz w:val="24"/>
        </w:rPr>
        <w:t>的矩形容器，以及</w:t>
      </w:r>
      <m:oMath>
        <m:r>
          <w:rPr>
            <w:rFonts w:ascii="Cambria Math" w:hAnsi="Cambria Math"/>
            <w:sz w:val="24"/>
          </w:rPr>
          <m:t>n</m:t>
        </m:r>
      </m:oMath>
      <w:r w:rsidRPr="00CF705D">
        <w:rPr>
          <w:rFonts w:hint="eastAsia"/>
          <w:sz w:val="24"/>
        </w:rPr>
        <w:t>个待排样的矩形工件，第</w:t>
      </w:r>
      <m:oMath>
        <m:r>
          <w:rPr>
            <w:rFonts w:ascii="Cambria Math" w:hAnsi="Cambria Math" w:hint="eastAsia"/>
            <w:sz w:val="24"/>
          </w:rPr>
          <m:t>i</m:t>
        </m:r>
      </m:oMath>
      <w:r w:rsidRPr="00CF705D">
        <w:rPr>
          <w:rFonts w:hint="eastAsia"/>
          <w:sz w:val="24"/>
        </w:rPr>
        <w:t>个工件的长度为</w:t>
      </w:r>
      <m:oMath>
        <m:sSub>
          <m:sSubPr>
            <m:ctrlPr>
              <w:rPr>
                <w:rFonts w:ascii="Cambria Math" w:hAnsi="Cambria Math"/>
                <w:i/>
                <w:sz w:val="24"/>
              </w:rPr>
            </m:ctrlPr>
          </m:sSubPr>
          <m:e>
            <m:r>
              <w:rPr>
                <w:rFonts w:ascii="Cambria Math" w:hAnsi="Cambria Math"/>
                <w:sz w:val="24"/>
              </w:rPr>
              <m:t>l</m:t>
            </m:r>
          </m:e>
          <m:sub>
            <m:r>
              <w:rPr>
                <w:rFonts w:ascii="Cambria Math" w:hAnsi="Cambria Math"/>
                <w:sz w:val="24"/>
              </w:rPr>
              <m:t>i</m:t>
            </m:r>
          </m:sub>
        </m:sSub>
      </m:oMath>
      <w:r w:rsidRPr="00CF705D">
        <w:rPr>
          <w:rFonts w:hint="eastAsia"/>
          <w:sz w:val="24"/>
        </w:rPr>
        <w:t>、宽度为</w:t>
      </w:r>
      <m:oMath>
        <m:sSub>
          <m:sSubPr>
            <m:ctrlPr>
              <w:rPr>
                <w:rFonts w:ascii="Cambria Math" w:hAnsi="Cambria Math"/>
                <w:i/>
                <w:sz w:val="24"/>
              </w:rPr>
            </m:ctrlPr>
          </m:sSubPr>
          <m:e>
            <m:r>
              <w:rPr>
                <w:rFonts w:ascii="Cambria Math" w:hAnsi="Cambria Math"/>
                <w:sz w:val="24"/>
              </w:rPr>
              <m:t>w</m:t>
            </m:r>
          </m:e>
          <m:sub>
            <m:r>
              <w:rPr>
                <w:rFonts w:ascii="Cambria Math" w:hAnsi="Cambria Math"/>
                <w:sz w:val="24"/>
              </w:rPr>
              <m:t>i</m:t>
            </m:r>
          </m:sub>
        </m:sSub>
      </m:oMath>
      <w:r w:rsidRPr="00CF705D">
        <w:rPr>
          <w:rFonts w:hint="eastAsia"/>
          <w:sz w:val="24"/>
        </w:rPr>
        <w:t>。允许工件旋转</w:t>
      </w:r>
      <w:r w:rsidRPr="00CF705D">
        <w:rPr>
          <w:rFonts w:hint="eastAsia"/>
          <w:sz w:val="24"/>
        </w:rPr>
        <w:t>90</w:t>
      </w:r>
      <w:r w:rsidRPr="00CF705D">
        <w:rPr>
          <w:rFonts w:hint="eastAsia"/>
          <w:sz w:val="24"/>
        </w:rPr>
        <w:t>度（旋转后尺寸变为</w:t>
      </w:r>
      <m:oMath>
        <m:sSub>
          <m:sSubPr>
            <m:ctrlPr>
              <w:rPr>
                <w:rFonts w:ascii="Cambria Math" w:hAnsi="Cambria Math"/>
                <w:i/>
                <w:sz w:val="24"/>
              </w:rPr>
            </m:ctrlPr>
          </m:sSubPr>
          <m:e>
            <m:r>
              <w:rPr>
                <w:rFonts w:ascii="Cambria Math" w:hAnsi="Cambria Math"/>
                <w:sz w:val="24"/>
              </w:rPr>
              <m:t>w</m:t>
            </m:r>
          </m:e>
          <m:sub>
            <m:r>
              <w:rPr>
                <w:rFonts w:ascii="Cambria Math" w:hAnsi="Cambria Math"/>
                <w:sz w:val="24"/>
              </w:rPr>
              <m:t>i</m:t>
            </m:r>
          </m:sub>
        </m:sSub>
      </m:oMath>
      <w:r w:rsidRPr="00CF705D">
        <w:rPr>
          <w:rFonts w:hint="eastAsia"/>
          <w:sz w:val="24"/>
        </w:rPr>
        <w:t>×</w:t>
      </w:r>
      <m:oMath>
        <m:sSub>
          <m:sSubPr>
            <m:ctrlPr>
              <w:rPr>
                <w:rFonts w:ascii="Cambria Math" w:hAnsi="Cambria Math"/>
                <w:i/>
                <w:sz w:val="24"/>
              </w:rPr>
            </m:ctrlPr>
          </m:sSubPr>
          <m:e>
            <m:r>
              <w:rPr>
                <w:rFonts w:ascii="Cambria Math" w:hAnsi="Cambria Math"/>
                <w:sz w:val="24"/>
              </w:rPr>
              <m:t>l</m:t>
            </m:r>
          </m:e>
          <m:sub>
            <m:r>
              <w:rPr>
                <w:rFonts w:ascii="Cambria Math" w:hAnsi="Cambria Math"/>
                <w:sz w:val="24"/>
              </w:rPr>
              <m:t>i</m:t>
            </m:r>
          </m:sub>
        </m:sSub>
      </m:oMath>
      <w:r w:rsidRPr="00CF705D">
        <w:rPr>
          <w:rFonts w:hint="eastAsia"/>
          <w:sz w:val="24"/>
        </w:rPr>
        <w:t>），工件之间及工件与容器边界之间需保留最小间隙距离</w:t>
      </w:r>
      <m:oMath>
        <m:r>
          <w:rPr>
            <w:rFonts w:ascii="Cambria Math" w:hAnsi="Cambria Math"/>
            <w:sz w:val="24"/>
          </w:rPr>
          <m:t>gap</m:t>
        </m:r>
      </m:oMath>
      <w:r w:rsidRPr="00CF705D">
        <w:rPr>
          <w:rFonts w:hint="eastAsia"/>
          <w:sz w:val="24"/>
        </w:rPr>
        <w:t>。要求确定每个工件在容器中的放置坐标和方向，使得容器内已放置工件的面积之和与容器面积之比（即空间利用率）最大。当单个容器无法容纳全部工件时，系统采用相同规格的多个容器依次排样，最终目标等效为用最少的容器装下全部工件。</w:t>
      </w:r>
    </w:p>
    <w:p w14:paraId="1F6AA114" w14:textId="6D166981" w:rsidR="004C0C74" w:rsidRPr="00CF705D" w:rsidRDefault="004C0C74" w:rsidP="00CF705D">
      <w:pPr>
        <w:spacing w:beforeLines="50" w:before="156" w:afterLines="50" w:after="156" w:line="300" w:lineRule="auto"/>
        <w:ind w:firstLineChars="200" w:firstLine="480"/>
        <w:rPr>
          <w:sz w:val="24"/>
        </w:rPr>
      </w:pPr>
      <w:r w:rsidRPr="00CF705D">
        <w:rPr>
          <w:rFonts w:hint="eastAsia"/>
          <w:sz w:val="24"/>
        </w:rPr>
        <w:t>该问题的本质是二维矩形装箱问题（</w:t>
      </w:r>
      <w:r w:rsidRPr="00CF705D">
        <w:rPr>
          <w:rFonts w:hint="eastAsia"/>
          <w:sz w:val="24"/>
        </w:rPr>
        <w:t>2D Rectangular Bin Packing Problem</w:t>
      </w:r>
      <w:r w:rsidRPr="00CF705D">
        <w:rPr>
          <w:rFonts w:hint="eastAsia"/>
          <w:sz w:val="24"/>
        </w:rPr>
        <w:t>），属于经典的</w:t>
      </w:r>
      <w:r w:rsidRPr="00CF705D">
        <w:rPr>
          <w:rFonts w:hint="eastAsia"/>
          <w:sz w:val="24"/>
        </w:rPr>
        <w:t>NP-hard</w:t>
      </w:r>
      <w:r w:rsidRPr="00CF705D">
        <w:rPr>
          <w:rFonts w:hint="eastAsia"/>
          <w:sz w:val="24"/>
        </w:rPr>
        <w:t>组合优化问题。随着矩形数量的增长，解的搜索空间呈指数级膨胀，无法通过穷举法在合理时间内求得精确最优解，因此必须采用启发式或元启发式算法在可接受的时间内逼近较优解。</w:t>
      </w:r>
    </w:p>
    <w:p w14:paraId="6DE21FCD" w14:textId="4B99814B" w:rsidR="00BF1FA9" w:rsidRDefault="00977DD3" w:rsidP="00032BBC">
      <w:pPr>
        <w:pStyle w:val="2"/>
        <w:numPr>
          <w:ilvl w:val="1"/>
          <w:numId w:val="9"/>
        </w:numPr>
        <w:spacing w:before="156" w:after="156"/>
      </w:pPr>
      <w:r w:rsidRPr="00977DD3">
        <w:rPr>
          <w:color w:val="000000"/>
          <w:szCs w:val="30"/>
        </w:rPr>
        <w:t>排样问题数学模型</w:t>
      </w:r>
    </w:p>
    <w:p w14:paraId="4E85DFCE" w14:textId="54B8DD40" w:rsidR="00977DD3" w:rsidRPr="00CF705D" w:rsidRDefault="00977DD3" w:rsidP="00CF705D">
      <w:pPr>
        <w:spacing w:beforeLines="50" w:before="156" w:afterLines="50" w:after="156" w:line="300" w:lineRule="auto"/>
        <w:ind w:firstLineChars="200" w:firstLine="480"/>
        <w:rPr>
          <w:sz w:val="24"/>
        </w:rPr>
      </w:pPr>
      <w:r w:rsidRPr="00CF705D">
        <w:rPr>
          <w:rFonts w:hint="eastAsia"/>
          <w:sz w:val="24"/>
        </w:rPr>
        <w:t>为便于对柜门板材切割排版问题进行算法求解，需要将实际加工场景抽象为数学模型。柜门板材排样问题可以看作二维矩形装箱问题，即在给定矩形板材尺寸的条件下，将若干个矩形柜门板件合理放置到板材区域内，使板件之间不发生重叠，并尽可能提高板材利用率。当单张板材无法容纳全部板件时，系统需要使用多张相同规格的板材完成排样。</w:t>
      </w:r>
    </w:p>
    <w:p w14:paraId="0B0C0CFB" w14:textId="00E7B935" w:rsidR="00977DD3" w:rsidRPr="00CF705D" w:rsidRDefault="00977DD3" w:rsidP="00CF705D">
      <w:pPr>
        <w:spacing w:beforeLines="50" w:before="156" w:afterLines="50" w:after="156" w:line="300" w:lineRule="auto"/>
        <w:ind w:firstLineChars="200" w:firstLine="480"/>
        <w:rPr>
          <w:sz w:val="24"/>
        </w:rPr>
      </w:pPr>
      <w:r w:rsidRPr="00CF705D">
        <w:rPr>
          <w:rFonts w:hint="eastAsia"/>
          <w:sz w:val="24"/>
        </w:rPr>
        <w:t>本节从符号定义、决策变量、约束条件和目标函数四个方面建立排样问题的数学模型。</w:t>
      </w:r>
    </w:p>
    <w:p w14:paraId="7A53B8EA" w14:textId="5C98C854" w:rsidR="00977DD3" w:rsidRPr="00E90BFC" w:rsidRDefault="00977DD3" w:rsidP="00032BBC">
      <w:pPr>
        <w:pStyle w:val="31"/>
        <w:numPr>
          <w:ilvl w:val="2"/>
          <w:numId w:val="9"/>
        </w:numPr>
      </w:pPr>
      <w:r w:rsidRPr="00E90BFC">
        <w:rPr>
          <w:rFonts w:hint="eastAsia"/>
        </w:rPr>
        <w:t>符号定义</w:t>
      </w:r>
    </w:p>
    <w:p w14:paraId="75B9DD02" w14:textId="461FE7B6" w:rsidR="00977DD3" w:rsidRPr="00CF705D" w:rsidRDefault="00977DD3" w:rsidP="00CF705D">
      <w:pPr>
        <w:spacing w:beforeLines="50" w:before="156" w:afterLines="50" w:after="156" w:line="300" w:lineRule="auto"/>
        <w:ind w:firstLineChars="200" w:firstLine="480"/>
        <w:rPr>
          <w:sz w:val="24"/>
        </w:rPr>
      </w:pPr>
      <w:r w:rsidRPr="00CF705D">
        <w:rPr>
          <w:sz w:val="24"/>
        </w:rPr>
        <w:t>设标准板材为一个矩形容器，其长度为</w:t>
      </w:r>
      <w:r w:rsidRPr="00CF705D">
        <w:rPr>
          <w:sz w:val="24"/>
        </w:rPr>
        <w:t xml:space="preserve"> </w:t>
      </w:r>
      <m:oMath>
        <m:r>
          <w:rPr>
            <w:rFonts w:ascii="Cambria Math" w:hAnsi="Cambria Math"/>
            <w:sz w:val="24"/>
          </w:rPr>
          <m:t>L</m:t>
        </m:r>
      </m:oMath>
      <w:r w:rsidRPr="00CF705D">
        <w:rPr>
          <w:sz w:val="24"/>
        </w:rPr>
        <w:t>，宽度为</w:t>
      </w:r>
      <m:oMath>
        <m:r>
          <w:rPr>
            <w:rFonts w:ascii="Cambria Math" w:hAnsi="Cambria Math"/>
            <w:sz w:val="24"/>
          </w:rPr>
          <m:t>B</m:t>
        </m:r>
      </m:oMath>
      <w:r w:rsidRPr="00CF705D">
        <w:rPr>
          <w:sz w:val="24"/>
        </w:rPr>
        <w:t>，板材面积为：</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977DD3" w14:paraId="3EBA1E1B" w14:textId="77777777" w:rsidTr="00691B25">
        <w:tc>
          <w:tcPr>
            <w:tcW w:w="3020" w:type="dxa"/>
          </w:tcPr>
          <w:p w14:paraId="40964913" w14:textId="77777777" w:rsidR="00977DD3" w:rsidRDefault="00977DD3" w:rsidP="00BF1FA9"/>
        </w:tc>
        <w:tc>
          <w:tcPr>
            <w:tcW w:w="3020" w:type="dxa"/>
          </w:tcPr>
          <w:p w14:paraId="607E2276" w14:textId="33874E7B" w:rsidR="00977DD3" w:rsidRDefault="006F59FB" w:rsidP="00BF1FA9">
            <m:oMathPara>
              <m:oMath>
                <m:r>
                  <w:rPr>
                    <w:rFonts w:ascii="Cambria Math" w:hAnsi="Cambria Math" w:hint="eastAsia"/>
                  </w:rPr>
                  <m:t>S</m:t>
                </m:r>
                <m:r>
                  <w:rPr>
                    <w:rFonts w:ascii="Cambria Math" w:hAnsi="Cambria Math"/>
                  </w:rPr>
                  <m:t>=L×B</m:t>
                </m:r>
              </m:oMath>
            </m:oMathPara>
          </w:p>
        </w:tc>
        <w:tc>
          <w:tcPr>
            <w:tcW w:w="3021" w:type="dxa"/>
          </w:tcPr>
          <w:p w14:paraId="61FCEA6C" w14:textId="31E175B0" w:rsidR="00977DD3" w:rsidRDefault="006F59FB" w:rsidP="00982863">
            <w:pPr>
              <w:jc w:val="right"/>
            </w:pPr>
            <w:r>
              <w:rPr>
                <w:rFonts w:hint="eastAsia"/>
              </w:rPr>
              <w:t>(4-1)</w:t>
            </w:r>
          </w:p>
        </w:tc>
      </w:tr>
    </w:tbl>
    <w:p w14:paraId="50D596E6" w14:textId="51091D8A" w:rsidR="00977DD3" w:rsidRPr="00CF705D" w:rsidRDefault="006F59FB" w:rsidP="00CF705D">
      <w:pPr>
        <w:spacing w:beforeLines="50" w:before="156" w:afterLines="50" w:after="156" w:line="300" w:lineRule="auto"/>
        <w:ind w:firstLineChars="200" w:firstLine="480"/>
        <w:rPr>
          <w:sz w:val="24"/>
        </w:rPr>
      </w:pPr>
      <w:r w:rsidRPr="00CF705D">
        <w:rPr>
          <w:sz w:val="24"/>
        </w:rPr>
        <w:t>其中，</w:t>
      </w:r>
      <m:oMath>
        <m:r>
          <w:rPr>
            <w:rFonts w:ascii="Cambria Math" w:hAnsi="Cambria Math"/>
            <w:sz w:val="24"/>
          </w:rPr>
          <m:t>S</m:t>
        </m:r>
      </m:oMath>
      <w:r w:rsidRPr="00CF705D">
        <w:rPr>
          <w:sz w:val="24"/>
        </w:rPr>
        <w:t>表示单张板材的面积。</w:t>
      </w:r>
    </w:p>
    <w:p w14:paraId="41E95FAD" w14:textId="66CD6802" w:rsidR="00977DD3" w:rsidRPr="00CF705D" w:rsidRDefault="006F59FB" w:rsidP="00CF705D">
      <w:pPr>
        <w:spacing w:beforeLines="50" w:before="156" w:afterLines="50" w:after="156" w:line="300" w:lineRule="auto"/>
        <w:ind w:firstLineChars="200" w:firstLine="480"/>
        <w:rPr>
          <w:sz w:val="24"/>
        </w:rPr>
      </w:pPr>
      <w:r w:rsidRPr="00CF705D">
        <w:rPr>
          <w:sz w:val="24"/>
        </w:rPr>
        <w:t>设待排样的柜门板件集合为：</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6F59FB" w14:paraId="69FEEB16" w14:textId="77777777" w:rsidTr="00691B25">
        <w:tc>
          <w:tcPr>
            <w:tcW w:w="3020" w:type="dxa"/>
          </w:tcPr>
          <w:p w14:paraId="612EA18A" w14:textId="77777777" w:rsidR="006F59FB" w:rsidRDefault="006F59FB" w:rsidP="00BF1FA9"/>
        </w:tc>
        <w:tc>
          <w:tcPr>
            <w:tcW w:w="3020" w:type="dxa"/>
          </w:tcPr>
          <w:p w14:paraId="54F81023" w14:textId="20C75648" w:rsidR="006F59FB" w:rsidRDefault="006F59FB" w:rsidP="00BF1FA9">
            <m:oMathPara>
              <m:oMath>
                <m:r>
                  <w:rPr>
                    <w:rFonts w:ascii="Cambria Math" w:hAnsi="Cambria Math"/>
                  </w:rPr>
                  <m:t>I={1,2,⋯,n}</m:t>
                </m:r>
              </m:oMath>
            </m:oMathPara>
          </w:p>
        </w:tc>
        <w:tc>
          <w:tcPr>
            <w:tcW w:w="3021" w:type="dxa"/>
          </w:tcPr>
          <w:p w14:paraId="4B8FE2DC" w14:textId="0D2BF18B" w:rsidR="006F59FB" w:rsidRDefault="006F59FB" w:rsidP="00982863">
            <w:pPr>
              <w:jc w:val="right"/>
            </w:pPr>
            <w:r>
              <w:rPr>
                <w:rFonts w:hint="eastAsia"/>
              </w:rPr>
              <w:t>(4-2)</w:t>
            </w:r>
          </w:p>
        </w:tc>
      </w:tr>
    </w:tbl>
    <w:p w14:paraId="7E1E28A5" w14:textId="290F773B" w:rsidR="006F59FB" w:rsidRPr="00CF705D" w:rsidRDefault="00CC78FD" w:rsidP="00CF705D">
      <w:pPr>
        <w:spacing w:beforeLines="50" w:before="156" w:afterLines="50" w:after="156" w:line="300" w:lineRule="auto"/>
        <w:ind w:firstLineChars="200" w:firstLine="480"/>
        <w:rPr>
          <w:sz w:val="24"/>
        </w:rPr>
      </w:pPr>
      <w:r w:rsidRPr="00CF705D">
        <w:rPr>
          <w:sz w:val="24"/>
        </w:rPr>
        <w:lastRenderedPageBreak/>
        <w:t>其中，</w:t>
      </w:r>
      <m:oMath>
        <m:r>
          <w:rPr>
            <w:rFonts w:ascii="Cambria Math" w:hAnsi="Cambria Math"/>
            <w:sz w:val="24"/>
          </w:rPr>
          <m:t>n</m:t>
        </m:r>
      </m:oMath>
      <w:r w:rsidRPr="00CF705D">
        <w:rPr>
          <w:sz w:val="24"/>
        </w:rPr>
        <w:t>表示待排样板件的数量。对于第</w:t>
      </w:r>
      <m:oMath>
        <m:r>
          <w:rPr>
            <w:rFonts w:ascii="Cambria Math" w:hAnsi="Cambria Math"/>
            <w:sz w:val="24"/>
          </w:rPr>
          <m:t>i</m:t>
        </m:r>
      </m:oMath>
      <w:r w:rsidRPr="00CF705D">
        <w:rPr>
          <w:sz w:val="24"/>
        </w:rPr>
        <w:t>个板件，其原始长度为</w:t>
      </w:r>
      <m:oMath>
        <m:sSub>
          <m:sSubPr>
            <m:ctrlPr>
              <w:rPr>
                <w:rFonts w:ascii="Cambria Math" w:hAnsi="Cambria Math"/>
                <w:sz w:val="24"/>
              </w:rPr>
            </m:ctrlPr>
          </m:sSubPr>
          <m:e>
            <m:r>
              <w:rPr>
                <w:rFonts w:ascii="Cambria Math" w:hAnsi="Cambria Math"/>
                <w:sz w:val="24"/>
              </w:rPr>
              <m:t>l</m:t>
            </m:r>
          </m:e>
          <m:sub>
            <m:r>
              <w:rPr>
                <w:rFonts w:ascii="Cambria Math" w:hAnsi="Cambria Math"/>
                <w:sz w:val="24"/>
              </w:rPr>
              <m:t>i</m:t>
            </m:r>
          </m:sub>
        </m:sSub>
      </m:oMath>
      <w:r w:rsidRPr="00CF705D">
        <w:rPr>
          <w:sz w:val="24"/>
        </w:rPr>
        <w:t>，原始宽度为</w:t>
      </w:r>
      <m:oMath>
        <m:sSub>
          <m:sSubPr>
            <m:ctrlPr>
              <w:rPr>
                <w:rFonts w:ascii="Cambria Math" w:hAnsi="Cambria Math"/>
                <w:sz w:val="24"/>
              </w:rPr>
            </m:ctrlPr>
          </m:sSubPr>
          <m:e>
            <m:r>
              <w:rPr>
                <w:rFonts w:ascii="Cambria Math" w:hAnsi="Cambria Math"/>
                <w:sz w:val="24"/>
              </w:rPr>
              <m:t>w</m:t>
            </m:r>
          </m:e>
          <m:sub>
            <m:r>
              <w:rPr>
                <w:rFonts w:ascii="Cambria Math" w:hAnsi="Cambria Math"/>
                <w:sz w:val="24"/>
              </w:rPr>
              <m:t>i</m:t>
            </m:r>
          </m:sub>
        </m:sSub>
      </m:oMath>
      <w:r w:rsidRPr="00CF705D">
        <w:rPr>
          <w:sz w:val="24"/>
        </w:rPr>
        <w:t>，面积为：</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CC78FD" w14:paraId="0BBD9992" w14:textId="77777777" w:rsidTr="00691B25">
        <w:tc>
          <w:tcPr>
            <w:tcW w:w="3020" w:type="dxa"/>
          </w:tcPr>
          <w:p w14:paraId="6B44F113" w14:textId="77777777" w:rsidR="00CC78FD" w:rsidRDefault="00CC78FD" w:rsidP="00BF1FA9"/>
        </w:tc>
        <w:tc>
          <w:tcPr>
            <w:tcW w:w="3020" w:type="dxa"/>
          </w:tcPr>
          <w:p w14:paraId="4EE1644E" w14:textId="7AAFE423" w:rsidR="00CC78FD" w:rsidRDefault="00000000" w:rsidP="00BF1FA9">
            <m:oMathPara>
              <m:oMath>
                <m:sSub>
                  <m:sSubPr>
                    <m:ctrlPr>
                      <w:rPr>
                        <w:rFonts w:ascii="Cambria Math" w:hAnsi="Cambria Math"/>
                        <w:i/>
                      </w:rPr>
                    </m:ctrlPr>
                  </m:sSubPr>
                  <m:e>
                    <m:r>
                      <w:rPr>
                        <w:rFonts w:ascii="Cambria Math" w:hAnsi="Cambria Math"/>
                      </w:rPr>
                      <m:t>S</m:t>
                    </m:r>
                  </m:e>
                  <m:sub>
                    <m:r>
                      <w:rPr>
                        <w:rFonts w:ascii="Cambria Math" w:hAnsi="Cambria Math" w:hint="eastAsia"/>
                      </w:rPr>
                      <m:t>i</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oMath>
            </m:oMathPara>
          </w:p>
        </w:tc>
        <w:tc>
          <w:tcPr>
            <w:tcW w:w="3021" w:type="dxa"/>
          </w:tcPr>
          <w:p w14:paraId="37D1EEA9" w14:textId="0A9FDB25" w:rsidR="00CC78FD" w:rsidRDefault="00691B25" w:rsidP="00982863">
            <w:pPr>
              <w:jc w:val="right"/>
            </w:pPr>
            <w:r>
              <w:rPr>
                <w:rFonts w:hint="eastAsia"/>
              </w:rPr>
              <w:t>(4-3)</w:t>
            </w:r>
          </w:p>
        </w:tc>
      </w:tr>
    </w:tbl>
    <w:p w14:paraId="2678B70B" w14:textId="77777777" w:rsidR="00691B25" w:rsidRPr="00CF705D" w:rsidRDefault="00691B25" w:rsidP="00CF705D">
      <w:pPr>
        <w:spacing w:beforeLines="50" w:before="156" w:afterLines="50" w:after="156" w:line="300" w:lineRule="auto"/>
        <w:ind w:firstLineChars="200" w:firstLine="480"/>
        <w:rPr>
          <w:sz w:val="24"/>
        </w:rPr>
      </w:pPr>
      <w:r w:rsidRPr="00CF705D">
        <w:rPr>
          <w:sz w:val="24"/>
        </w:rPr>
        <w:t>在实际切割过程中，板件与板件之间、板件与板材边界之间需要预留一定的切割间隙，设该间隙为：</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691B25" w14:paraId="117CC377" w14:textId="77777777" w:rsidTr="00691B25">
        <w:tc>
          <w:tcPr>
            <w:tcW w:w="3020" w:type="dxa"/>
          </w:tcPr>
          <w:p w14:paraId="0E8DCB3E" w14:textId="77777777" w:rsidR="00691B25" w:rsidRDefault="00691B25" w:rsidP="00691B25"/>
        </w:tc>
        <w:tc>
          <w:tcPr>
            <w:tcW w:w="3020" w:type="dxa"/>
          </w:tcPr>
          <w:p w14:paraId="70BAC17E" w14:textId="589AB39F" w:rsidR="00691B25" w:rsidRDefault="00691B25" w:rsidP="00691B25">
            <m:oMathPara>
              <m:oMath>
                <m:r>
                  <w:rPr>
                    <w:rFonts w:ascii="Cambria Math" w:hAnsi="Cambria Math"/>
                  </w:rPr>
                  <m:t>gap≥0</m:t>
                </m:r>
              </m:oMath>
            </m:oMathPara>
          </w:p>
        </w:tc>
        <w:tc>
          <w:tcPr>
            <w:tcW w:w="3021" w:type="dxa"/>
          </w:tcPr>
          <w:p w14:paraId="479DF2EA" w14:textId="10CCC74F" w:rsidR="00691B25" w:rsidRDefault="00691B25" w:rsidP="00982863">
            <w:pPr>
              <w:jc w:val="right"/>
            </w:pPr>
            <w:r>
              <w:rPr>
                <w:rFonts w:hint="eastAsia"/>
              </w:rPr>
              <w:t>(4-4)</w:t>
            </w:r>
          </w:p>
        </w:tc>
      </w:tr>
    </w:tbl>
    <w:p w14:paraId="6DD2931A" w14:textId="515DD69E" w:rsidR="00691B25" w:rsidRPr="00CF705D" w:rsidRDefault="00691B25" w:rsidP="00CF705D">
      <w:pPr>
        <w:spacing w:beforeLines="50" w:before="156" w:afterLines="50" w:after="156" w:line="300" w:lineRule="auto"/>
        <w:ind w:firstLineChars="200" w:firstLine="480"/>
        <w:rPr>
          <w:sz w:val="24"/>
        </w:rPr>
      </w:pPr>
      <w:r w:rsidRPr="00CF705D">
        <w:rPr>
          <w:sz w:val="24"/>
        </w:rPr>
        <w:t>此外，系统允许根据工艺要求控制板件是否可以旋转</w:t>
      </w:r>
      <m:oMath>
        <m:sSup>
          <m:sSupPr>
            <m:ctrlPr>
              <w:rPr>
                <w:rFonts w:ascii="Cambria Math" w:hAnsi="Cambria Math"/>
                <w:sz w:val="24"/>
              </w:rPr>
            </m:ctrlPr>
          </m:sSupPr>
          <m:e>
            <m:r>
              <m:rPr>
                <m:sty m:val="p"/>
              </m:rPr>
              <w:rPr>
                <w:rFonts w:ascii="Cambria Math" w:hAnsi="Cambria Math"/>
                <w:sz w:val="24"/>
              </w:rPr>
              <m:t>90</m:t>
            </m:r>
          </m:e>
          <m:sup>
            <m:r>
              <m:rPr>
                <m:sty m:val="p"/>
              </m:rPr>
              <w:rPr>
                <w:rFonts w:ascii="Cambria Math" w:hAnsi="Cambria Math"/>
                <w:sz w:val="24"/>
              </w:rPr>
              <m:t>∘</m:t>
            </m:r>
          </m:sup>
        </m:sSup>
      </m:oMath>
      <w:r w:rsidRPr="00CF705D">
        <w:rPr>
          <w:sz w:val="24"/>
        </w:rPr>
        <w:t>。若允许旋转，则板件可以在原始方向和旋转方向之间选择较优的放置方式；若不允许旋转，则所有板件只能按照原始方向放置。</w:t>
      </w:r>
    </w:p>
    <w:p w14:paraId="42622F0D" w14:textId="38BF336F" w:rsidR="00691B25" w:rsidRDefault="00691B25" w:rsidP="00CF705D">
      <w:pPr>
        <w:spacing w:beforeLines="50" w:before="156" w:afterLines="50" w:after="156" w:line="300" w:lineRule="auto"/>
        <w:ind w:firstLineChars="200" w:firstLine="480"/>
        <w:rPr>
          <w:sz w:val="24"/>
        </w:rPr>
      </w:pPr>
      <w:r w:rsidRPr="00CF705D">
        <w:rPr>
          <w:sz w:val="24"/>
        </w:rPr>
        <w:t>主要符号说明如表</w:t>
      </w:r>
      <w:r w:rsidRPr="00CF705D">
        <w:rPr>
          <w:sz w:val="24"/>
        </w:rPr>
        <w:t>4-1</w:t>
      </w:r>
      <w:r w:rsidRPr="00CF705D">
        <w:rPr>
          <w:sz w:val="24"/>
        </w:rPr>
        <w:t>所示。</w:t>
      </w:r>
    </w:p>
    <w:p w14:paraId="74C22566" w14:textId="67E4143C" w:rsidR="0084224A" w:rsidRPr="0084224A" w:rsidRDefault="0084224A" w:rsidP="0084224A">
      <w:pPr>
        <w:spacing w:beforeLines="50" w:before="156" w:afterLines="50" w:after="156" w:line="300" w:lineRule="auto"/>
        <w:ind w:firstLineChars="200" w:firstLine="420"/>
        <w:jc w:val="center"/>
        <w:rPr>
          <w:szCs w:val="21"/>
        </w:rPr>
      </w:pPr>
      <w:r w:rsidRPr="0084224A">
        <w:rPr>
          <w:rFonts w:hint="eastAsia"/>
          <w:szCs w:val="21"/>
        </w:rPr>
        <w:t>表</w:t>
      </w:r>
      <w:r w:rsidRPr="0084224A">
        <w:rPr>
          <w:rFonts w:hint="eastAsia"/>
          <w:szCs w:val="21"/>
        </w:rPr>
        <w:t xml:space="preserve">4-1 </w:t>
      </w:r>
      <w:r w:rsidRPr="0084224A">
        <w:rPr>
          <w:rFonts w:hint="eastAsia"/>
          <w:szCs w:val="21"/>
        </w:rPr>
        <w:t>符号说明表</w:t>
      </w:r>
    </w:p>
    <w:tbl>
      <w:tblPr>
        <w:tblStyle w:val="af5"/>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691B25" w14:paraId="39BCC8D7" w14:textId="77777777" w:rsidTr="001267E3">
        <w:tc>
          <w:tcPr>
            <w:tcW w:w="4530" w:type="dxa"/>
            <w:tcBorders>
              <w:top w:val="single" w:sz="4" w:space="0" w:color="auto"/>
              <w:bottom w:val="single" w:sz="12" w:space="0" w:color="auto"/>
            </w:tcBorders>
          </w:tcPr>
          <w:p w14:paraId="75BF35BC" w14:textId="07BEA094" w:rsidR="00691B25" w:rsidRPr="0084224A" w:rsidRDefault="00691B25" w:rsidP="008F2AF4">
            <w:pPr>
              <w:ind w:firstLine="0"/>
              <w:jc w:val="center"/>
              <w:rPr>
                <w:bCs/>
              </w:rPr>
            </w:pPr>
            <w:r w:rsidRPr="0084224A">
              <w:rPr>
                <w:rFonts w:hint="eastAsia"/>
                <w:bCs/>
              </w:rPr>
              <w:t>符号</w:t>
            </w:r>
          </w:p>
        </w:tc>
        <w:tc>
          <w:tcPr>
            <w:tcW w:w="4531" w:type="dxa"/>
            <w:tcBorders>
              <w:top w:val="single" w:sz="4" w:space="0" w:color="auto"/>
              <w:bottom w:val="single" w:sz="12" w:space="0" w:color="auto"/>
            </w:tcBorders>
          </w:tcPr>
          <w:p w14:paraId="437D51ED" w14:textId="2617A269" w:rsidR="00691B25" w:rsidRPr="0084224A" w:rsidRDefault="00691B25" w:rsidP="008F2AF4">
            <w:pPr>
              <w:ind w:firstLine="0"/>
              <w:jc w:val="center"/>
              <w:rPr>
                <w:bCs/>
              </w:rPr>
            </w:pPr>
            <w:r w:rsidRPr="0084224A">
              <w:rPr>
                <w:rFonts w:hint="eastAsia"/>
                <w:bCs/>
              </w:rPr>
              <w:t>含义</w:t>
            </w:r>
          </w:p>
        </w:tc>
      </w:tr>
      <w:tr w:rsidR="00691B25" w14:paraId="2405F872" w14:textId="77777777" w:rsidTr="001267E3">
        <w:tc>
          <w:tcPr>
            <w:tcW w:w="4530" w:type="dxa"/>
            <w:tcBorders>
              <w:top w:val="single" w:sz="12" w:space="0" w:color="auto"/>
            </w:tcBorders>
          </w:tcPr>
          <w:p w14:paraId="5C057F0A" w14:textId="34439463" w:rsidR="00691B25" w:rsidRPr="0084224A" w:rsidRDefault="00691B25" w:rsidP="008F2AF4">
            <w:pPr>
              <w:ind w:firstLine="0"/>
              <w:jc w:val="center"/>
              <w:rPr>
                <w:bCs/>
              </w:rPr>
            </w:pPr>
            <m:oMathPara>
              <m:oMath>
                <m:r>
                  <w:rPr>
                    <w:rFonts w:ascii="Cambria Math" w:hAnsi="Cambria Math"/>
                  </w:rPr>
                  <m:t>L</m:t>
                </m:r>
              </m:oMath>
            </m:oMathPara>
          </w:p>
        </w:tc>
        <w:tc>
          <w:tcPr>
            <w:tcW w:w="4531" w:type="dxa"/>
            <w:tcBorders>
              <w:top w:val="single" w:sz="12" w:space="0" w:color="auto"/>
            </w:tcBorders>
          </w:tcPr>
          <w:p w14:paraId="59E7932D" w14:textId="398302AE" w:rsidR="00691B25" w:rsidRPr="0084224A" w:rsidRDefault="00691B25" w:rsidP="008F2AF4">
            <w:pPr>
              <w:ind w:firstLine="0"/>
              <w:jc w:val="center"/>
              <w:rPr>
                <w:bCs/>
              </w:rPr>
            </w:pPr>
            <w:r w:rsidRPr="0084224A">
              <w:rPr>
                <w:bCs/>
              </w:rPr>
              <w:t>板材长度</w:t>
            </w:r>
          </w:p>
        </w:tc>
      </w:tr>
      <w:tr w:rsidR="00691B25" w14:paraId="2564854A" w14:textId="77777777" w:rsidTr="001267E3">
        <w:tc>
          <w:tcPr>
            <w:tcW w:w="4530" w:type="dxa"/>
          </w:tcPr>
          <w:p w14:paraId="1418F1C0" w14:textId="3900CDDD" w:rsidR="00691B25" w:rsidRPr="0084224A" w:rsidRDefault="00691B25" w:rsidP="008F2AF4">
            <w:pPr>
              <w:ind w:firstLine="0"/>
              <w:jc w:val="center"/>
              <w:rPr>
                <w:bCs/>
              </w:rPr>
            </w:pPr>
            <m:oMathPara>
              <m:oMath>
                <m:r>
                  <w:rPr>
                    <w:rFonts w:ascii="Cambria Math" w:hAnsi="Cambria Math" w:hint="eastAsia"/>
                  </w:rPr>
                  <m:t>B</m:t>
                </m:r>
              </m:oMath>
            </m:oMathPara>
          </w:p>
        </w:tc>
        <w:tc>
          <w:tcPr>
            <w:tcW w:w="4531" w:type="dxa"/>
          </w:tcPr>
          <w:p w14:paraId="1BFF1F67" w14:textId="285E930D" w:rsidR="00691B25" w:rsidRPr="0084224A" w:rsidRDefault="00691B25" w:rsidP="008F2AF4">
            <w:pPr>
              <w:ind w:firstLine="0"/>
              <w:jc w:val="center"/>
              <w:rPr>
                <w:bCs/>
              </w:rPr>
            </w:pPr>
            <w:r w:rsidRPr="0084224A">
              <w:rPr>
                <w:rFonts w:hint="eastAsia"/>
                <w:bCs/>
              </w:rPr>
              <w:t>板材宽度</w:t>
            </w:r>
          </w:p>
        </w:tc>
      </w:tr>
      <w:tr w:rsidR="00691B25" w14:paraId="1E646609" w14:textId="77777777" w:rsidTr="001267E3">
        <w:tc>
          <w:tcPr>
            <w:tcW w:w="4530" w:type="dxa"/>
          </w:tcPr>
          <w:p w14:paraId="1C5A3DAE" w14:textId="1CFD335E" w:rsidR="00691B25" w:rsidRPr="0084224A" w:rsidRDefault="00691B25" w:rsidP="008F2AF4">
            <w:pPr>
              <w:ind w:firstLine="0"/>
              <w:jc w:val="center"/>
              <w:rPr>
                <w:bCs/>
              </w:rPr>
            </w:pPr>
            <m:oMathPara>
              <m:oMath>
                <m:r>
                  <w:rPr>
                    <w:rFonts w:ascii="Cambria Math" w:hAnsi="Cambria Math"/>
                  </w:rPr>
                  <m:t>S</m:t>
                </m:r>
              </m:oMath>
            </m:oMathPara>
          </w:p>
        </w:tc>
        <w:tc>
          <w:tcPr>
            <w:tcW w:w="4531" w:type="dxa"/>
          </w:tcPr>
          <w:p w14:paraId="4CFCEEDD" w14:textId="51D99835" w:rsidR="00691B25" w:rsidRPr="0084224A" w:rsidRDefault="00691B25" w:rsidP="008F2AF4">
            <w:pPr>
              <w:ind w:firstLine="0"/>
              <w:jc w:val="center"/>
              <w:rPr>
                <w:bCs/>
              </w:rPr>
            </w:pPr>
            <w:r w:rsidRPr="0084224A">
              <w:rPr>
                <w:rFonts w:hint="eastAsia"/>
                <w:bCs/>
              </w:rPr>
              <w:t>单张板材面积</w:t>
            </w:r>
          </w:p>
        </w:tc>
      </w:tr>
      <w:tr w:rsidR="00691B25" w14:paraId="445A8C54" w14:textId="77777777" w:rsidTr="001267E3">
        <w:tc>
          <w:tcPr>
            <w:tcW w:w="4530" w:type="dxa"/>
          </w:tcPr>
          <w:p w14:paraId="0CAB2144" w14:textId="77777777" w:rsidR="00691B25" w:rsidRPr="0084224A" w:rsidRDefault="00691B25" w:rsidP="008F2AF4">
            <w:pPr>
              <w:ind w:firstLine="0"/>
              <w:jc w:val="center"/>
              <w:rPr>
                <w:bCs/>
              </w:rPr>
            </w:pPr>
            <m:oMathPara>
              <m:oMath>
                <m:r>
                  <w:rPr>
                    <w:rFonts w:ascii="Cambria Math" w:hAnsi="Cambria Math"/>
                  </w:rPr>
                  <m:t>n</m:t>
                </m:r>
              </m:oMath>
            </m:oMathPara>
          </w:p>
        </w:tc>
        <w:tc>
          <w:tcPr>
            <w:tcW w:w="4531" w:type="dxa"/>
          </w:tcPr>
          <w:p w14:paraId="1C27F7CF" w14:textId="0015AB4D" w:rsidR="00691B25" w:rsidRPr="0084224A" w:rsidRDefault="00691B25" w:rsidP="008F2AF4">
            <w:pPr>
              <w:ind w:firstLine="0"/>
              <w:jc w:val="center"/>
              <w:rPr>
                <w:bCs/>
              </w:rPr>
            </w:pPr>
            <w:r w:rsidRPr="0084224A">
              <w:rPr>
                <w:rFonts w:hint="eastAsia"/>
                <w:bCs/>
              </w:rPr>
              <w:t>待排样板件数量</w:t>
            </w:r>
          </w:p>
        </w:tc>
      </w:tr>
      <w:tr w:rsidR="00691B25" w14:paraId="06FAB8B1" w14:textId="77777777" w:rsidTr="001267E3">
        <w:tc>
          <w:tcPr>
            <w:tcW w:w="4530" w:type="dxa"/>
          </w:tcPr>
          <w:p w14:paraId="60C63AF8" w14:textId="3E9E4C5D" w:rsidR="00691B25" w:rsidRPr="0084224A" w:rsidRDefault="00691B25" w:rsidP="008F2AF4">
            <w:pPr>
              <w:ind w:firstLine="0"/>
              <w:jc w:val="center"/>
              <w:rPr>
                <w:bCs/>
              </w:rPr>
            </w:pPr>
            <m:oMathPara>
              <m:oMath>
                <m:r>
                  <w:rPr>
                    <w:rFonts w:ascii="Cambria Math" w:hAnsi="Cambria Math"/>
                  </w:rPr>
                  <m:t>i</m:t>
                </m:r>
              </m:oMath>
            </m:oMathPara>
          </w:p>
        </w:tc>
        <w:tc>
          <w:tcPr>
            <w:tcW w:w="4531" w:type="dxa"/>
          </w:tcPr>
          <w:p w14:paraId="2FD12EBC" w14:textId="37BA048F" w:rsidR="00691B25" w:rsidRPr="0084224A" w:rsidRDefault="00691B25" w:rsidP="008F2AF4">
            <w:pPr>
              <w:ind w:firstLine="0"/>
              <w:jc w:val="center"/>
              <w:rPr>
                <w:bCs/>
              </w:rPr>
            </w:pPr>
            <w:r w:rsidRPr="0084224A">
              <w:rPr>
                <w:rFonts w:hint="eastAsia"/>
                <w:bCs/>
              </w:rPr>
              <w:t>板件编号</w:t>
            </w:r>
          </w:p>
        </w:tc>
      </w:tr>
      <w:tr w:rsidR="00691B25" w14:paraId="7930D6F4" w14:textId="77777777" w:rsidTr="001267E3">
        <w:tc>
          <w:tcPr>
            <w:tcW w:w="4530" w:type="dxa"/>
          </w:tcPr>
          <w:p w14:paraId="5B8C2256" w14:textId="4E025A42" w:rsidR="00691B25" w:rsidRPr="0084224A" w:rsidRDefault="00000000" w:rsidP="008F2AF4">
            <w:pPr>
              <w:ind w:firstLine="0"/>
              <w:jc w:val="center"/>
              <w:rPr>
                <w:bCs/>
              </w:rPr>
            </w:pPr>
            <m:oMathPara>
              <m:oMath>
                <m:sSub>
                  <m:sSubPr>
                    <m:ctrlPr>
                      <w:rPr>
                        <w:rFonts w:ascii="Cambria Math" w:hAnsi="Cambria Math"/>
                        <w:bCs/>
                      </w:rPr>
                    </m:ctrlPr>
                  </m:sSubPr>
                  <m:e>
                    <m:r>
                      <w:rPr>
                        <w:rFonts w:ascii="Cambria Math" w:hAnsi="Cambria Math"/>
                      </w:rPr>
                      <m:t>l</m:t>
                    </m:r>
                  </m:e>
                  <m:sub>
                    <m:r>
                      <w:rPr>
                        <w:rFonts w:ascii="Cambria Math" w:hAnsi="Cambria Math"/>
                      </w:rPr>
                      <m:t>i</m:t>
                    </m:r>
                  </m:sub>
                </m:sSub>
              </m:oMath>
            </m:oMathPara>
          </w:p>
        </w:tc>
        <w:tc>
          <w:tcPr>
            <w:tcW w:w="4531" w:type="dxa"/>
          </w:tcPr>
          <w:p w14:paraId="2A0E1463" w14:textId="5FFE8C50" w:rsidR="00691B25" w:rsidRPr="0084224A" w:rsidRDefault="00EE4C8B" w:rsidP="008F2AF4">
            <w:pPr>
              <w:ind w:firstLine="0"/>
              <w:jc w:val="center"/>
              <w:rPr>
                <w:bCs/>
              </w:rPr>
            </w:pPr>
            <w:r w:rsidRPr="0084224A">
              <w:rPr>
                <w:rFonts w:hint="eastAsia"/>
                <w:bCs/>
              </w:rPr>
              <w:t>第</w:t>
            </w:r>
            <m:oMath>
              <m:r>
                <w:rPr>
                  <w:rFonts w:ascii="Cambria Math" w:hAnsi="Cambria Math" w:hint="eastAsia"/>
                </w:rPr>
                <m:t>i</m:t>
              </m:r>
            </m:oMath>
            <w:r w:rsidRPr="0084224A">
              <w:rPr>
                <w:rFonts w:hint="eastAsia"/>
                <w:bCs/>
              </w:rPr>
              <w:t>个板件的原始长度</w:t>
            </w:r>
          </w:p>
        </w:tc>
      </w:tr>
      <w:tr w:rsidR="00691B25" w14:paraId="7F844F8B" w14:textId="77777777" w:rsidTr="001267E3">
        <w:tc>
          <w:tcPr>
            <w:tcW w:w="4530" w:type="dxa"/>
          </w:tcPr>
          <w:p w14:paraId="79497A33" w14:textId="49AC99AD" w:rsidR="00691B25" w:rsidRPr="0084224A" w:rsidRDefault="00000000" w:rsidP="008F2AF4">
            <w:pPr>
              <w:ind w:firstLine="0"/>
              <w:jc w:val="center"/>
              <w:rPr>
                <w:bCs/>
              </w:rPr>
            </w:pPr>
            <m:oMathPara>
              <m:oMath>
                <m:sSub>
                  <m:sSubPr>
                    <m:ctrlPr>
                      <w:rPr>
                        <w:rFonts w:ascii="Cambria Math" w:hAnsi="Cambria Math"/>
                        <w:bCs/>
                      </w:rPr>
                    </m:ctrlPr>
                  </m:sSubPr>
                  <m:e>
                    <m:r>
                      <w:rPr>
                        <w:rFonts w:ascii="Cambria Math" w:hAnsi="Cambria Math"/>
                      </w:rPr>
                      <m:t>w</m:t>
                    </m:r>
                  </m:e>
                  <m:sub>
                    <m:r>
                      <w:rPr>
                        <w:rFonts w:ascii="Cambria Math" w:hAnsi="Cambria Math"/>
                      </w:rPr>
                      <m:t>i</m:t>
                    </m:r>
                  </m:sub>
                </m:sSub>
              </m:oMath>
            </m:oMathPara>
          </w:p>
        </w:tc>
        <w:tc>
          <w:tcPr>
            <w:tcW w:w="4531" w:type="dxa"/>
          </w:tcPr>
          <w:p w14:paraId="12E1E7BF" w14:textId="4B92AAA5" w:rsidR="00691B25" w:rsidRPr="0084224A" w:rsidRDefault="00EE4C8B" w:rsidP="008F2AF4">
            <w:pPr>
              <w:ind w:firstLine="0"/>
              <w:jc w:val="center"/>
              <w:rPr>
                <w:bCs/>
              </w:rPr>
            </w:pPr>
            <w:r w:rsidRPr="0084224A">
              <w:rPr>
                <w:rFonts w:hint="eastAsia"/>
                <w:bCs/>
              </w:rPr>
              <w:t>第</w:t>
            </w:r>
            <m:oMath>
              <m:r>
                <w:rPr>
                  <w:rFonts w:ascii="Cambria Math" w:hAnsi="Cambria Math" w:hint="eastAsia"/>
                </w:rPr>
                <m:t>i</m:t>
              </m:r>
            </m:oMath>
            <w:r w:rsidRPr="0084224A">
              <w:rPr>
                <w:rFonts w:hint="eastAsia"/>
                <w:bCs/>
              </w:rPr>
              <w:t>个板件的原始宽度</w:t>
            </w:r>
          </w:p>
        </w:tc>
      </w:tr>
      <w:tr w:rsidR="00691B25" w14:paraId="764BD4ED" w14:textId="77777777" w:rsidTr="001267E3">
        <w:tc>
          <w:tcPr>
            <w:tcW w:w="4530" w:type="dxa"/>
          </w:tcPr>
          <w:p w14:paraId="079DC884" w14:textId="7E916580" w:rsidR="00691B25" w:rsidRPr="0084224A" w:rsidRDefault="00000000" w:rsidP="008F2AF4">
            <w:pPr>
              <w:ind w:firstLine="0"/>
              <w:jc w:val="center"/>
              <w:rPr>
                <w:bCs/>
              </w:rPr>
            </w:pPr>
            <m:oMathPara>
              <m:oMath>
                <m:sSub>
                  <m:sSubPr>
                    <m:ctrlPr>
                      <w:rPr>
                        <w:rFonts w:ascii="Cambria Math" w:hAnsi="Cambria Math"/>
                        <w:bCs/>
                      </w:rPr>
                    </m:ctrlPr>
                  </m:sSubPr>
                  <m:e>
                    <m:r>
                      <w:rPr>
                        <w:rFonts w:ascii="Cambria Math" w:hAnsi="Cambria Math"/>
                      </w:rPr>
                      <m:t>s</m:t>
                    </m:r>
                  </m:e>
                  <m:sub>
                    <m:r>
                      <w:rPr>
                        <w:rFonts w:ascii="Cambria Math" w:hAnsi="Cambria Math"/>
                      </w:rPr>
                      <m:t>i</m:t>
                    </m:r>
                  </m:sub>
                </m:sSub>
              </m:oMath>
            </m:oMathPara>
          </w:p>
        </w:tc>
        <w:tc>
          <w:tcPr>
            <w:tcW w:w="4531" w:type="dxa"/>
          </w:tcPr>
          <w:p w14:paraId="4B2219FD" w14:textId="578655B0" w:rsidR="00691B25" w:rsidRPr="0084224A" w:rsidRDefault="00EE4C8B" w:rsidP="008F2AF4">
            <w:pPr>
              <w:ind w:firstLine="0"/>
              <w:jc w:val="center"/>
              <w:rPr>
                <w:bCs/>
              </w:rPr>
            </w:pPr>
            <w:r w:rsidRPr="0084224A">
              <w:rPr>
                <w:rFonts w:hint="eastAsia"/>
                <w:bCs/>
              </w:rPr>
              <w:t>第</w:t>
            </w:r>
            <m:oMath>
              <m:r>
                <w:rPr>
                  <w:rFonts w:ascii="Cambria Math" w:hAnsi="Cambria Math" w:hint="eastAsia"/>
                </w:rPr>
                <m:t>i</m:t>
              </m:r>
            </m:oMath>
            <w:r w:rsidRPr="0084224A">
              <w:rPr>
                <w:rFonts w:hint="eastAsia"/>
                <w:bCs/>
              </w:rPr>
              <w:t>个板件的面积</w:t>
            </w:r>
          </w:p>
        </w:tc>
      </w:tr>
      <w:tr w:rsidR="00691B25" w14:paraId="3E2D9ABB" w14:textId="77777777" w:rsidTr="001267E3">
        <w:tc>
          <w:tcPr>
            <w:tcW w:w="4530" w:type="dxa"/>
          </w:tcPr>
          <w:p w14:paraId="650D5CE1" w14:textId="1F66BC14" w:rsidR="00691B25" w:rsidRPr="0084224A" w:rsidRDefault="00691B25" w:rsidP="008F2AF4">
            <w:pPr>
              <w:ind w:firstLine="0"/>
              <w:jc w:val="center"/>
              <w:rPr>
                <w:bCs/>
              </w:rPr>
            </w:pPr>
            <m:oMathPara>
              <m:oMath>
                <m:r>
                  <w:rPr>
                    <w:rFonts w:ascii="Cambria Math" w:hAnsi="Cambria Math"/>
                  </w:rPr>
                  <m:t>gap</m:t>
                </m:r>
              </m:oMath>
            </m:oMathPara>
          </w:p>
        </w:tc>
        <w:tc>
          <w:tcPr>
            <w:tcW w:w="4531" w:type="dxa"/>
          </w:tcPr>
          <w:p w14:paraId="4CB10585" w14:textId="2E69B347" w:rsidR="00691B25" w:rsidRPr="0084224A" w:rsidRDefault="00EE4C8B" w:rsidP="008F2AF4">
            <w:pPr>
              <w:ind w:firstLine="0"/>
              <w:jc w:val="center"/>
              <w:rPr>
                <w:bCs/>
              </w:rPr>
            </w:pPr>
            <w:r w:rsidRPr="0084224A">
              <w:rPr>
                <w:rFonts w:hint="eastAsia"/>
                <w:bCs/>
              </w:rPr>
              <w:t>板件与板件与边界的最小间隔</w:t>
            </w:r>
          </w:p>
        </w:tc>
      </w:tr>
      <w:tr w:rsidR="00691B25" w14:paraId="782C6FD9" w14:textId="77777777" w:rsidTr="001267E3">
        <w:tc>
          <w:tcPr>
            <w:tcW w:w="4530" w:type="dxa"/>
          </w:tcPr>
          <w:p w14:paraId="0DF30DCB" w14:textId="074E5A04" w:rsidR="00691B25" w:rsidRPr="0084224A" w:rsidRDefault="00000000" w:rsidP="008F2AF4">
            <w:pPr>
              <w:ind w:firstLine="0"/>
              <w:jc w:val="center"/>
              <w:rPr>
                <w:bCs/>
              </w:rPr>
            </w:pPr>
            <m:oMathPara>
              <m:oMath>
                <m:sSub>
                  <m:sSubPr>
                    <m:ctrlPr>
                      <w:rPr>
                        <w:rFonts w:ascii="Cambria Math" w:hAnsi="Cambria Math"/>
                        <w:bCs/>
                      </w:rPr>
                    </m:ctrlPr>
                  </m:sSubPr>
                  <m:e>
                    <m:r>
                      <w:rPr>
                        <w:rFonts w:ascii="Cambria Math" w:hAnsi="Cambria Math"/>
                      </w:rPr>
                      <m:t>x</m:t>
                    </m:r>
                  </m:e>
                  <m:sub>
                    <m:r>
                      <w:rPr>
                        <w:rFonts w:ascii="Cambria Math" w:hAnsi="Cambria Math"/>
                      </w:rPr>
                      <m:t>i</m:t>
                    </m:r>
                  </m:sub>
                </m:sSub>
              </m:oMath>
            </m:oMathPara>
          </w:p>
        </w:tc>
        <w:tc>
          <w:tcPr>
            <w:tcW w:w="4531" w:type="dxa"/>
          </w:tcPr>
          <w:p w14:paraId="4064DAD8" w14:textId="2B837835" w:rsidR="00691B25" w:rsidRPr="0084224A" w:rsidRDefault="00EE4C8B" w:rsidP="008F2AF4">
            <w:pPr>
              <w:ind w:firstLine="0"/>
              <w:jc w:val="center"/>
              <w:rPr>
                <w:bCs/>
              </w:rPr>
            </w:pPr>
            <w:r w:rsidRPr="0084224A">
              <w:rPr>
                <w:rFonts w:hint="eastAsia"/>
                <w:bCs/>
              </w:rPr>
              <w:t>第</w:t>
            </w:r>
            <m:oMath>
              <m:r>
                <w:rPr>
                  <w:rFonts w:ascii="Cambria Math" w:hAnsi="Cambria Math" w:hint="eastAsia"/>
                </w:rPr>
                <m:t>i</m:t>
              </m:r>
            </m:oMath>
            <w:r w:rsidRPr="0084224A">
              <w:rPr>
                <w:rFonts w:hint="eastAsia"/>
                <w:bCs/>
              </w:rPr>
              <w:t>个板件的横坐标</w:t>
            </w:r>
          </w:p>
        </w:tc>
      </w:tr>
      <w:tr w:rsidR="00691B25" w14:paraId="7ACDBB37" w14:textId="77777777" w:rsidTr="001267E3">
        <w:tc>
          <w:tcPr>
            <w:tcW w:w="4530" w:type="dxa"/>
          </w:tcPr>
          <w:p w14:paraId="29453626" w14:textId="0CF8C6C7" w:rsidR="00691B25" w:rsidRPr="0084224A" w:rsidRDefault="00000000" w:rsidP="008F2AF4">
            <w:pPr>
              <w:ind w:firstLine="0"/>
              <w:jc w:val="center"/>
              <w:rPr>
                <w:bCs/>
              </w:rPr>
            </w:pPr>
            <m:oMathPara>
              <m:oMath>
                <m:sSub>
                  <m:sSubPr>
                    <m:ctrlPr>
                      <w:rPr>
                        <w:rFonts w:ascii="Cambria Math" w:hAnsi="Cambria Math"/>
                        <w:bCs/>
                      </w:rPr>
                    </m:ctrlPr>
                  </m:sSubPr>
                  <m:e>
                    <m:r>
                      <w:rPr>
                        <w:rFonts w:ascii="Cambria Math" w:hAnsi="Cambria Math"/>
                      </w:rPr>
                      <m:t>y</m:t>
                    </m:r>
                  </m:e>
                  <m:sub>
                    <m:r>
                      <w:rPr>
                        <w:rFonts w:ascii="Cambria Math" w:hAnsi="Cambria Math"/>
                      </w:rPr>
                      <m:t>i</m:t>
                    </m:r>
                  </m:sub>
                </m:sSub>
              </m:oMath>
            </m:oMathPara>
          </w:p>
        </w:tc>
        <w:tc>
          <w:tcPr>
            <w:tcW w:w="4531" w:type="dxa"/>
          </w:tcPr>
          <w:p w14:paraId="5F3B237F" w14:textId="32C7FD45" w:rsidR="00691B25" w:rsidRPr="0084224A" w:rsidRDefault="00EE4C8B" w:rsidP="008F2AF4">
            <w:pPr>
              <w:ind w:firstLine="0"/>
              <w:jc w:val="center"/>
              <w:rPr>
                <w:bCs/>
              </w:rPr>
            </w:pPr>
            <w:r w:rsidRPr="0084224A">
              <w:rPr>
                <w:rFonts w:hint="eastAsia"/>
                <w:bCs/>
              </w:rPr>
              <w:t>第</w:t>
            </w:r>
            <m:oMath>
              <m:r>
                <w:rPr>
                  <w:rFonts w:ascii="Cambria Math" w:hAnsi="Cambria Math" w:hint="eastAsia"/>
                </w:rPr>
                <m:t>i</m:t>
              </m:r>
            </m:oMath>
            <w:r w:rsidRPr="0084224A">
              <w:rPr>
                <w:rFonts w:hint="eastAsia"/>
                <w:bCs/>
              </w:rPr>
              <w:t>个板件的纵坐标</w:t>
            </w:r>
          </w:p>
        </w:tc>
      </w:tr>
      <w:tr w:rsidR="00EE4C8B" w14:paraId="2E22EC99" w14:textId="77777777" w:rsidTr="001267E3">
        <w:tc>
          <w:tcPr>
            <w:tcW w:w="4530" w:type="dxa"/>
          </w:tcPr>
          <w:p w14:paraId="3784F05B" w14:textId="7A8A94AD" w:rsidR="00EE4C8B" w:rsidRPr="0084224A" w:rsidRDefault="00000000" w:rsidP="008F2AF4">
            <w:pPr>
              <w:ind w:firstLine="0"/>
              <w:jc w:val="center"/>
              <w:rPr>
                <w:bCs/>
              </w:rPr>
            </w:pPr>
            <m:oMathPara>
              <m:oMath>
                <m:sSub>
                  <m:sSubPr>
                    <m:ctrlPr>
                      <w:rPr>
                        <w:rFonts w:ascii="Cambria Math" w:hAnsi="Cambria Math"/>
                        <w:bCs/>
                      </w:rPr>
                    </m:ctrlPr>
                  </m:sSubPr>
                  <m:e>
                    <m:r>
                      <w:rPr>
                        <w:rFonts w:ascii="Cambria Math" w:hAnsi="Cambria Math" w:hint="eastAsia"/>
                      </w:rPr>
                      <m:t>r</m:t>
                    </m:r>
                  </m:e>
                  <m:sub>
                    <m:r>
                      <w:rPr>
                        <w:rFonts w:ascii="Cambria Math" w:hAnsi="Cambria Math"/>
                      </w:rPr>
                      <m:t>i</m:t>
                    </m:r>
                  </m:sub>
                </m:sSub>
              </m:oMath>
            </m:oMathPara>
          </w:p>
        </w:tc>
        <w:tc>
          <w:tcPr>
            <w:tcW w:w="4531" w:type="dxa"/>
          </w:tcPr>
          <w:p w14:paraId="0205A8A1" w14:textId="7E5F01D5" w:rsidR="00EE4C8B" w:rsidRPr="0084224A" w:rsidRDefault="00EE4C8B" w:rsidP="008F2AF4">
            <w:pPr>
              <w:ind w:firstLine="0"/>
              <w:jc w:val="center"/>
              <w:rPr>
                <w:bCs/>
              </w:rPr>
            </w:pPr>
            <w:r w:rsidRPr="0084224A">
              <w:rPr>
                <w:rFonts w:hint="eastAsia"/>
                <w:bCs/>
              </w:rPr>
              <w:t>第</w:t>
            </w:r>
            <m:oMath>
              <m:r>
                <w:rPr>
                  <w:rFonts w:ascii="Cambria Math" w:hAnsi="Cambria Math" w:hint="eastAsia"/>
                </w:rPr>
                <m:t>i</m:t>
              </m:r>
            </m:oMath>
            <w:r w:rsidRPr="0084224A">
              <w:rPr>
                <w:rFonts w:hint="eastAsia"/>
                <w:bCs/>
              </w:rPr>
              <w:t>个板件是否旋转的标志</w:t>
            </w:r>
          </w:p>
        </w:tc>
      </w:tr>
      <w:tr w:rsidR="00691B25" w14:paraId="3FD5ACA3" w14:textId="77777777" w:rsidTr="001267E3">
        <w:tc>
          <w:tcPr>
            <w:tcW w:w="4530" w:type="dxa"/>
          </w:tcPr>
          <w:p w14:paraId="0D009505" w14:textId="494F196C" w:rsidR="00691B25" w:rsidRPr="0084224A" w:rsidRDefault="00000000" w:rsidP="008F2AF4">
            <w:pPr>
              <w:ind w:firstLine="0"/>
              <w:jc w:val="center"/>
              <w:rPr>
                <w:bCs/>
              </w:rPr>
            </w:pPr>
            <m:oMathPara>
              <m:oMath>
                <m:sSub>
                  <m:sSubPr>
                    <m:ctrlPr>
                      <w:rPr>
                        <w:rFonts w:ascii="Cambria Math" w:hAnsi="Cambria Math"/>
                        <w:bCs/>
                      </w:rPr>
                    </m:ctrlPr>
                  </m:sSubPr>
                  <m:e>
                    <m:r>
                      <w:rPr>
                        <w:rFonts w:ascii="Cambria Math" w:hAnsi="Cambria Math"/>
                      </w:rPr>
                      <m:t>W</m:t>
                    </m:r>
                  </m:e>
                  <m:sub>
                    <m:r>
                      <w:rPr>
                        <w:rFonts w:ascii="Cambria Math" w:hAnsi="Cambria Math"/>
                      </w:rPr>
                      <m:t>i</m:t>
                    </m:r>
                  </m:sub>
                </m:sSub>
              </m:oMath>
            </m:oMathPara>
          </w:p>
        </w:tc>
        <w:tc>
          <w:tcPr>
            <w:tcW w:w="4531" w:type="dxa"/>
          </w:tcPr>
          <w:p w14:paraId="6A61AA78" w14:textId="7FD824D5" w:rsidR="00691B25" w:rsidRPr="0084224A" w:rsidRDefault="00EE4C8B" w:rsidP="008F2AF4">
            <w:pPr>
              <w:ind w:firstLine="0"/>
              <w:jc w:val="center"/>
              <w:rPr>
                <w:bCs/>
              </w:rPr>
            </w:pPr>
            <w:r w:rsidRPr="0084224A">
              <w:rPr>
                <w:rFonts w:hint="eastAsia"/>
                <w:bCs/>
              </w:rPr>
              <w:t>第</w:t>
            </w:r>
            <m:oMath>
              <m:r>
                <w:rPr>
                  <w:rFonts w:ascii="Cambria Math" w:hAnsi="Cambria Math" w:hint="eastAsia"/>
                </w:rPr>
                <m:t>i</m:t>
              </m:r>
            </m:oMath>
            <w:r w:rsidRPr="0084224A">
              <w:rPr>
                <w:rFonts w:hint="eastAsia"/>
                <w:bCs/>
              </w:rPr>
              <w:t>个板件实际放置后的宽度</w:t>
            </w:r>
          </w:p>
        </w:tc>
      </w:tr>
      <w:tr w:rsidR="00691B25" w14:paraId="7A3F1995" w14:textId="77777777" w:rsidTr="001267E3">
        <w:tc>
          <w:tcPr>
            <w:tcW w:w="4530" w:type="dxa"/>
          </w:tcPr>
          <w:p w14:paraId="1D819228" w14:textId="05844275" w:rsidR="00691B25" w:rsidRPr="0084224A" w:rsidRDefault="00000000" w:rsidP="008F2AF4">
            <w:pPr>
              <w:ind w:firstLine="0"/>
              <w:jc w:val="center"/>
              <w:rPr>
                <w:bCs/>
              </w:rPr>
            </w:pPr>
            <m:oMathPara>
              <m:oMath>
                <m:sSub>
                  <m:sSubPr>
                    <m:ctrlPr>
                      <w:rPr>
                        <w:rFonts w:ascii="Cambria Math" w:hAnsi="Cambria Math"/>
                        <w:bCs/>
                      </w:rPr>
                    </m:ctrlPr>
                  </m:sSubPr>
                  <m:e>
                    <m:r>
                      <w:rPr>
                        <w:rFonts w:ascii="Cambria Math" w:hAnsi="Cambria Math"/>
                      </w:rPr>
                      <m:t>H</m:t>
                    </m:r>
                  </m:e>
                  <m:sub>
                    <m:r>
                      <w:rPr>
                        <w:rFonts w:ascii="Cambria Math" w:hAnsi="Cambria Math"/>
                      </w:rPr>
                      <m:t>i</m:t>
                    </m:r>
                  </m:sub>
                </m:sSub>
              </m:oMath>
            </m:oMathPara>
          </w:p>
        </w:tc>
        <w:tc>
          <w:tcPr>
            <w:tcW w:w="4531" w:type="dxa"/>
          </w:tcPr>
          <w:p w14:paraId="0ED0C5C0" w14:textId="51411223" w:rsidR="00691B25" w:rsidRPr="0084224A" w:rsidRDefault="00EE4C8B" w:rsidP="008F2AF4">
            <w:pPr>
              <w:ind w:firstLine="0"/>
              <w:jc w:val="center"/>
              <w:rPr>
                <w:bCs/>
              </w:rPr>
            </w:pPr>
            <w:r w:rsidRPr="0084224A">
              <w:rPr>
                <w:rFonts w:hint="eastAsia"/>
                <w:bCs/>
              </w:rPr>
              <w:t>第</w:t>
            </w:r>
            <m:oMath>
              <m:r>
                <w:rPr>
                  <w:rFonts w:ascii="Cambria Math" w:hAnsi="Cambria Math" w:hint="eastAsia"/>
                </w:rPr>
                <m:t>i</m:t>
              </m:r>
            </m:oMath>
            <w:r w:rsidRPr="0084224A">
              <w:rPr>
                <w:rFonts w:hint="eastAsia"/>
                <w:bCs/>
              </w:rPr>
              <w:t>个板件实际放置后的高度</w:t>
            </w:r>
          </w:p>
        </w:tc>
      </w:tr>
      <w:tr w:rsidR="00691B25" w14:paraId="7FDCA876" w14:textId="77777777" w:rsidTr="001267E3">
        <w:tc>
          <w:tcPr>
            <w:tcW w:w="4530" w:type="dxa"/>
          </w:tcPr>
          <w:p w14:paraId="4352D82C" w14:textId="3F1743C3" w:rsidR="00691B25" w:rsidRPr="0084224A" w:rsidRDefault="00691B25" w:rsidP="008F2AF4">
            <w:pPr>
              <w:ind w:firstLine="0"/>
              <w:jc w:val="center"/>
              <w:rPr>
                <w:bCs/>
              </w:rPr>
            </w:pPr>
            <m:oMathPara>
              <m:oMath>
                <m:r>
                  <w:rPr>
                    <w:rFonts w:ascii="Cambria Math" w:hAnsi="Cambria Math"/>
                  </w:rPr>
                  <m:t>P</m:t>
                </m:r>
              </m:oMath>
            </m:oMathPara>
          </w:p>
        </w:tc>
        <w:tc>
          <w:tcPr>
            <w:tcW w:w="4531" w:type="dxa"/>
          </w:tcPr>
          <w:p w14:paraId="5C3BDEBC" w14:textId="3FD45AD0" w:rsidR="00691B25" w:rsidRPr="0084224A" w:rsidRDefault="00EE4C8B" w:rsidP="008F2AF4">
            <w:pPr>
              <w:ind w:firstLine="0"/>
              <w:jc w:val="center"/>
              <w:rPr>
                <w:bCs/>
              </w:rPr>
            </w:pPr>
            <w:r w:rsidRPr="0084224A">
              <w:rPr>
                <w:rFonts w:hint="eastAsia"/>
                <w:bCs/>
              </w:rPr>
              <w:t>当前板材中成功放置的板件集合</w:t>
            </w:r>
          </w:p>
        </w:tc>
      </w:tr>
      <w:tr w:rsidR="00691B25" w14:paraId="55948731" w14:textId="77777777" w:rsidTr="001267E3">
        <w:tc>
          <w:tcPr>
            <w:tcW w:w="4530" w:type="dxa"/>
          </w:tcPr>
          <w:p w14:paraId="1F387639" w14:textId="3EB03A55" w:rsidR="00691B25" w:rsidRPr="0084224A" w:rsidRDefault="00691B25" w:rsidP="008F2AF4">
            <w:pPr>
              <w:ind w:firstLine="0"/>
              <w:jc w:val="center"/>
              <w:rPr>
                <w:bCs/>
              </w:rPr>
            </w:pPr>
            <m:oMathPara>
              <m:oMath>
                <m:r>
                  <w:rPr>
                    <w:rFonts w:ascii="Cambria Math" w:hAnsi="Cambria Math"/>
                  </w:rPr>
                  <m:t>m</m:t>
                </m:r>
              </m:oMath>
            </m:oMathPara>
          </w:p>
        </w:tc>
        <w:tc>
          <w:tcPr>
            <w:tcW w:w="4531" w:type="dxa"/>
          </w:tcPr>
          <w:p w14:paraId="541C1D15" w14:textId="324AFD48" w:rsidR="00691B25" w:rsidRPr="0084224A" w:rsidRDefault="00EE4C8B" w:rsidP="008F2AF4">
            <w:pPr>
              <w:ind w:firstLine="0"/>
              <w:jc w:val="center"/>
              <w:rPr>
                <w:bCs/>
              </w:rPr>
            </w:pPr>
            <w:r w:rsidRPr="0084224A">
              <w:rPr>
                <w:rFonts w:hint="eastAsia"/>
                <w:bCs/>
              </w:rPr>
              <w:t>多板材排样时使用的板材数量</w:t>
            </w:r>
          </w:p>
        </w:tc>
      </w:tr>
    </w:tbl>
    <w:p w14:paraId="108840AA" w14:textId="77777777" w:rsidR="00CC78FD" w:rsidRPr="00691B25" w:rsidRDefault="00CC78FD" w:rsidP="00BF1FA9"/>
    <w:p w14:paraId="74F0878F" w14:textId="0D0A0E0E" w:rsidR="00CC78FD" w:rsidRPr="00E90BFC" w:rsidRDefault="0090339F" w:rsidP="00032BBC">
      <w:pPr>
        <w:pStyle w:val="31"/>
        <w:numPr>
          <w:ilvl w:val="2"/>
          <w:numId w:val="9"/>
        </w:numPr>
      </w:pPr>
      <w:r w:rsidRPr="00E90BFC">
        <w:rPr>
          <w:rFonts w:hint="eastAsia"/>
        </w:rPr>
        <w:t>决策变量</w:t>
      </w:r>
    </w:p>
    <w:p w14:paraId="7FF376F0" w14:textId="77777777" w:rsidR="0090339F" w:rsidRPr="00CF705D" w:rsidRDefault="0090339F" w:rsidP="00CF705D">
      <w:pPr>
        <w:spacing w:beforeLines="50" w:before="156" w:afterLines="50" w:after="156" w:line="300" w:lineRule="auto"/>
        <w:ind w:firstLineChars="200" w:firstLine="480"/>
        <w:rPr>
          <w:sz w:val="24"/>
        </w:rPr>
      </w:pPr>
      <w:r w:rsidRPr="00CF705D">
        <w:rPr>
          <w:sz w:val="24"/>
        </w:rPr>
        <w:t>在排样过程中，需要确定每个板件的放置位置和放置方向。因此，本文设置以下决策变量。</w:t>
      </w:r>
    </w:p>
    <w:p w14:paraId="3A26C1C2" w14:textId="1A24FE5F" w:rsidR="0090339F" w:rsidRPr="00CF705D" w:rsidRDefault="0090339F" w:rsidP="00CF705D">
      <w:pPr>
        <w:spacing w:beforeLines="50" w:before="156" w:afterLines="50" w:after="156" w:line="300" w:lineRule="auto"/>
        <w:ind w:firstLineChars="200" w:firstLine="480"/>
        <w:rPr>
          <w:sz w:val="24"/>
        </w:rPr>
      </w:pPr>
      <w:r w:rsidRPr="00CF705D">
        <w:rPr>
          <w:sz w:val="24"/>
        </w:rPr>
        <w:t>首先，设第</w:t>
      </w:r>
      <m:oMath>
        <m:r>
          <w:rPr>
            <w:rFonts w:ascii="Cambria Math" w:hAnsi="Cambria Math"/>
            <w:sz w:val="24"/>
          </w:rPr>
          <m:t>i</m:t>
        </m:r>
      </m:oMath>
      <w:r w:rsidRPr="00CF705D">
        <w:rPr>
          <w:sz w:val="24"/>
        </w:rPr>
        <w:t>个板件在板材中的放置坐标为：</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90339F" w14:paraId="75323613" w14:textId="77777777" w:rsidTr="008F2AF4">
        <w:tc>
          <w:tcPr>
            <w:tcW w:w="3020" w:type="dxa"/>
          </w:tcPr>
          <w:p w14:paraId="7DA121B1" w14:textId="77777777" w:rsidR="0090339F" w:rsidRDefault="0090339F" w:rsidP="0090339F"/>
        </w:tc>
        <w:tc>
          <w:tcPr>
            <w:tcW w:w="3020" w:type="dxa"/>
          </w:tcPr>
          <w:p w14:paraId="29968FB8" w14:textId="6E2D7B64" w:rsidR="0090339F" w:rsidRDefault="0090339F" w:rsidP="0090339F">
            <m:oMathPara>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oMath>
            </m:oMathPara>
          </w:p>
        </w:tc>
        <w:tc>
          <w:tcPr>
            <w:tcW w:w="3021" w:type="dxa"/>
          </w:tcPr>
          <w:p w14:paraId="1014489C" w14:textId="30AECC41" w:rsidR="0090339F" w:rsidRDefault="0090339F" w:rsidP="00982863">
            <w:pPr>
              <w:jc w:val="right"/>
            </w:pPr>
            <w:r>
              <w:rPr>
                <w:rFonts w:hint="eastAsia"/>
              </w:rPr>
              <w:t>(4-5)</w:t>
            </w:r>
          </w:p>
        </w:tc>
      </w:tr>
    </w:tbl>
    <w:p w14:paraId="776B6CE7" w14:textId="23A46D77" w:rsidR="0090339F" w:rsidRPr="00CF705D" w:rsidRDefault="0090339F" w:rsidP="00CF705D">
      <w:pPr>
        <w:spacing w:beforeLines="50" w:before="156" w:afterLines="50" w:after="156" w:line="300" w:lineRule="auto"/>
        <w:ind w:firstLineChars="200" w:firstLine="480"/>
        <w:rPr>
          <w:sz w:val="24"/>
        </w:rPr>
      </w:pPr>
      <w:r w:rsidRPr="00CF705D">
        <w:rPr>
          <w:sz w:val="24"/>
        </w:rPr>
        <w:t>其中，</w:t>
      </w:r>
      <m:oMath>
        <m:sSub>
          <m:sSubPr>
            <m:ctrlPr>
              <w:rPr>
                <w:rFonts w:ascii="Cambria Math" w:hAnsi="Cambria Math"/>
                <w:sz w:val="24"/>
              </w:rPr>
            </m:ctrlPr>
          </m:sSubPr>
          <m:e>
            <m:r>
              <w:rPr>
                <w:rFonts w:ascii="Cambria Math" w:hAnsi="Cambria Math"/>
                <w:sz w:val="24"/>
              </w:rPr>
              <m:t>x</m:t>
            </m:r>
          </m:e>
          <m:sub>
            <m:r>
              <w:rPr>
                <w:rFonts w:ascii="Cambria Math" w:hAnsi="Cambria Math"/>
                <w:sz w:val="24"/>
              </w:rPr>
              <m:t>i</m:t>
            </m:r>
          </m:sub>
        </m:sSub>
      </m:oMath>
      <w:r w:rsidRPr="00CF705D">
        <w:rPr>
          <w:sz w:val="24"/>
        </w:rPr>
        <w:t>表示第</w:t>
      </w:r>
      <m:oMath>
        <m:r>
          <w:rPr>
            <w:rFonts w:ascii="Cambria Math" w:hAnsi="Cambria Math"/>
            <w:sz w:val="24"/>
          </w:rPr>
          <m:t>i</m:t>
        </m:r>
      </m:oMath>
      <w:r w:rsidRPr="00CF705D">
        <w:rPr>
          <w:sz w:val="24"/>
        </w:rPr>
        <w:t>个板件左下角的横坐标，</w:t>
      </w:r>
      <m:oMath>
        <m:sSub>
          <m:sSubPr>
            <m:ctrlPr>
              <w:rPr>
                <w:rFonts w:ascii="Cambria Math" w:hAnsi="Cambria Math"/>
                <w:sz w:val="24"/>
              </w:rPr>
            </m:ctrlPr>
          </m:sSubPr>
          <m:e>
            <m:r>
              <w:rPr>
                <w:rFonts w:ascii="Cambria Math" w:hAnsi="Cambria Math"/>
                <w:sz w:val="24"/>
              </w:rPr>
              <m:t>y</m:t>
            </m:r>
          </m:e>
          <m:sub>
            <m:r>
              <w:rPr>
                <w:rFonts w:ascii="Cambria Math" w:hAnsi="Cambria Math"/>
                <w:sz w:val="24"/>
              </w:rPr>
              <m:t>i</m:t>
            </m:r>
          </m:sub>
        </m:sSub>
      </m:oMath>
      <w:r w:rsidRPr="00CF705D">
        <w:rPr>
          <w:sz w:val="24"/>
        </w:rPr>
        <w:t>表示第</w:t>
      </w:r>
      <m:oMath>
        <m:r>
          <w:rPr>
            <w:rFonts w:ascii="Cambria Math" w:hAnsi="Cambria Math"/>
            <w:sz w:val="24"/>
          </w:rPr>
          <m:t>i</m:t>
        </m:r>
      </m:oMath>
      <w:r w:rsidRPr="00CF705D">
        <w:rPr>
          <w:sz w:val="24"/>
        </w:rPr>
        <w:t>个板件左下角的纵坐标。本文以板材左下角作为坐标原点，水平方向为</w:t>
      </w:r>
      <m:oMath>
        <m:r>
          <w:rPr>
            <w:rFonts w:ascii="Cambria Math" w:hAnsi="Cambria Math"/>
            <w:sz w:val="24"/>
          </w:rPr>
          <m:t>x</m:t>
        </m:r>
      </m:oMath>
      <w:r w:rsidRPr="00CF705D">
        <w:rPr>
          <w:sz w:val="24"/>
        </w:rPr>
        <w:t>轴，竖直方向为</w:t>
      </w:r>
      <m:oMath>
        <m:r>
          <w:rPr>
            <w:rFonts w:ascii="Cambria Math" w:hAnsi="Cambria Math"/>
            <w:sz w:val="24"/>
          </w:rPr>
          <m:t>y</m:t>
        </m:r>
      </m:oMath>
      <w:r w:rsidRPr="00CF705D">
        <w:rPr>
          <w:sz w:val="24"/>
        </w:rPr>
        <w:t>轴。</w:t>
      </w:r>
    </w:p>
    <w:p w14:paraId="6F3DDB51" w14:textId="76082AD8" w:rsidR="0090339F" w:rsidRDefault="0090339F" w:rsidP="00CF705D">
      <w:pPr>
        <w:spacing w:beforeLines="50" w:before="156" w:afterLines="50" w:after="156" w:line="300" w:lineRule="auto"/>
        <w:ind w:firstLineChars="200" w:firstLine="480"/>
      </w:pPr>
      <w:r w:rsidRPr="00CF705D">
        <w:rPr>
          <w:sz w:val="24"/>
        </w:rPr>
        <w:lastRenderedPageBreak/>
        <w:t>其次，设第</w:t>
      </w:r>
      <m:oMath>
        <m:r>
          <w:rPr>
            <w:rFonts w:ascii="Cambria Math" w:hAnsi="Cambria Math"/>
            <w:sz w:val="24"/>
          </w:rPr>
          <m:t>i</m:t>
        </m:r>
      </m:oMath>
      <w:r w:rsidRPr="00CF705D">
        <w:rPr>
          <w:sz w:val="24"/>
        </w:rPr>
        <w:t>个板件的旋转决策变量为：</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90339F" w14:paraId="54C685CE" w14:textId="77777777" w:rsidTr="008F2AF4">
        <w:tc>
          <w:tcPr>
            <w:tcW w:w="3020" w:type="dxa"/>
          </w:tcPr>
          <w:p w14:paraId="525EE20C" w14:textId="77777777" w:rsidR="0090339F" w:rsidRDefault="0090339F" w:rsidP="0090339F"/>
        </w:tc>
        <w:tc>
          <w:tcPr>
            <w:tcW w:w="3020" w:type="dxa"/>
          </w:tcPr>
          <w:p w14:paraId="1D12C047" w14:textId="2BFBB0E1" w:rsidR="0090339F" w:rsidRDefault="00000000" w:rsidP="0090339F">
            <m:oMathPara>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∈{0,1}</m:t>
                </m:r>
              </m:oMath>
            </m:oMathPara>
          </w:p>
        </w:tc>
        <w:tc>
          <w:tcPr>
            <w:tcW w:w="3021" w:type="dxa"/>
          </w:tcPr>
          <w:p w14:paraId="73671611" w14:textId="64C4730B" w:rsidR="0090339F" w:rsidRDefault="0090339F" w:rsidP="00982863">
            <w:pPr>
              <w:jc w:val="right"/>
            </w:pPr>
            <w:r>
              <w:rPr>
                <w:rFonts w:hint="eastAsia"/>
              </w:rPr>
              <w:t>(4-6)</w:t>
            </w:r>
          </w:p>
        </w:tc>
      </w:tr>
    </w:tbl>
    <w:p w14:paraId="13F8306A" w14:textId="7A65F827" w:rsidR="0090339F" w:rsidRPr="00CF705D" w:rsidRDefault="0090339F" w:rsidP="00CF705D">
      <w:pPr>
        <w:spacing w:beforeLines="50" w:before="156" w:afterLines="50" w:after="156" w:line="300" w:lineRule="auto"/>
        <w:ind w:firstLineChars="200" w:firstLine="480"/>
        <w:rPr>
          <w:sz w:val="24"/>
        </w:rPr>
      </w:pPr>
      <w:r w:rsidRPr="00CF705D">
        <w:rPr>
          <w:sz w:val="24"/>
        </w:rPr>
        <w:t>其中，当</w:t>
      </w:r>
      <m:oMath>
        <m:sSub>
          <m:sSubPr>
            <m:ctrlPr>
              <w:rPr>
                <w:rFonts w:ascii="Cambria Math" w:hAnsi="Cambria Math"/>
                <w:sz w:val="24"/>
              </w:rPr>
            </m:ctrlPr>
          </m:sSubPr>
          <m:e>
            <m:r>
              <w:rPr>
                <w:rFonts w:ascii="Cambria Math" w:hAnsi="Cambria Math"/>
                <w:sz w:val="24"/>
              </w:rPr>
              <m:t>r</m:t>
            </m:r>
          </m:e>
          <m:sub>
            <m:r>
              <w:rPr>
                <w:rFonts w:ascii="Cambria Math" w:hAnsi="Cambria Math"/>
                <w:sz w:val="24"/>
              </w:rPr>
              <m:t>i</m:t>
            </m:r>
          </m:sub>
        </m:sSub>
        <m:r>
          <m:rPr>
            <m:sty m:val="p"/>
          </m:rPr>
          <w:rPr>
            <w:rFonts w:ascii="Cambria Math" w:hAnsi="Cambria Math"/>
            <w:sz w:val="24"/>
          </w:rPr>
          <m:t>=0</m:t>
        </m:r>
      </m:oMath>
      <w:r w:rsidRPr="00CF705D">
        <w:rPr>
          <w:sz w:val="24"/>
        </w:rPr>
        <w:t>时，表示第</w:t>
      </w:r>
      <m:oMath>
        <m:r>
          <w:rPr>
            <w:rFonts w:ascii="Cambria Math" w:hAnsi="Cambria Math"/>
            <w:sz w:val="24"/>
          </w:rPr>
          <m:t>i</m:t>
        </m:r>
      </m:oMath>
      <w:r w:rsidRPr="00CF705D">
        <w:rPr>
          <w:sz w:val="24"/>
        </w:rPr>
        <w:t>个板件按照原始方向放置；当</w:t>
      </w:r>
      <m:oMath>
        <m:sSub>
          <m:sSubPr>
            <m:ctrlPr>
              <w:rPr>
                <w:rFonts w:ascii="Cambria Math" w:hAnsi="Cambria Math"/>
                <w:sz w:val="24"/>
              </w:rPr>
            </m:ctrlPr>
          </m:sSubPr>
          <m:e>
            <m:r>
              <w:rPr>
                <w:rFonts w:ascii="Cambria Math" w:hAnsi="Cambria Math"/>
                <w:sz w:val="24"/>
              </w:rPr>
              <m:t>r</m:t>
            </m:r>
          </m:e>
          <m:sub>
            <m:r>
              <w:rPr>
                <w:rFonts w:ascii="Cambria Math" w:hAnsi="Cambria Math"/>
                <w:sz w:val="24"/>
              </w:rPr>
              <m:t>i</m:t>
            </m:r>
          </m:sub>
        </m:sSub>
        <m:r>
          <m:rPr>
            <m:sty m:val="p"/>
          </m:rPr>
          <w:rPr>
            <w:rFonts w:ascii="Cambria Math" w:hAnsi="Cambria Math"/>
            <w:sz w:val="24"/>
          </w:rPr>
          <m:t>=1</m:t>
        </m:r>
      </m:oMath>
      <w:r w:rsidRPr="00CF705D">
        <w:rPr>
          <w:sz w:val="24"/>
        </w:rPr>
        <w:t>时，表示第</w:t>
      </w:r>
      <m:oMath>
        <m:r>
          <w:rPr>
            <w:rFonts w:ascii="Cambria Math" w:hAnsi="Cambria Math"/>
            <w:sz w:val="24"/>
          </w:rPr>
          <m:t>i</m:t>
        </m:r>
      </m:oMath>
      <w:r w:rsidRPr="00CF705D">
        <w:rPr>
          <w:sz w:val="24"/>
        </w:rPr>
        <w:t>个板件旋转</w:t>
      </w:r>
      <m:oMath>
        <m:sSup>
          <m:sSupPr>
            <m:ctrlPr>
              <w:rPr>
                <w:rFonts w:ascii="Cambria Math" w:hAnsi="Cambria Math"/>
                <w:sz w:val="24"/>
              </w:rPr>
            </m:ctrlPr>
          </m:sSupPr>
          <m:e>
            <m:r>
              <m:rPr>
                <m:sty m:val="p"/>
              </m:rPr>
              <w:rPr>
                <w:rFonts w:ascii="Cambria Math" w:hAnsi="Cambria Math"/>
                <w:sz w:val="24"/>
              </w:rPr>
              <m:t>90</m:t>
            </m:r>
          </m:e>
          <m:sup>
            <m:r>
              <m:rPr>
                <m:sty m:val="p"/>
              </m:rPr>
              <w:rPr>
                <w:rFonts w:ascii="Cambria Math" w:hAnsi="Cambria Math"/>
                <w:sz w:val="24"/>
              </w:rPr>
              <m:t>∘</m:t>
            </m:r>
          </m:sup>
        </m:sSup>
      </m:oMath>
      <w:r w:rsidRPr="00CF705D">
        <w:rPr>
          <w:sz w:val="24"/>
        </w:rPr>
        <w:t>后放置。</w:t>
      </w:r>
    </w:p>
    <w:p w14:paraId="4376A9F6" w14:textId="44CE1276" w:rsidR="0090339F" w:rsidRPr="00CF705D" w:rsidRDefault="0090339F" w:rsidP="00CF705D">
      <w:pPr>
        <w:spacing w:beforeLines="50" w:before="156" w:afterLines="50" w:after="156" w:line="300" w:lineRule="auto"/>
        <w:ind w:firstLineChars="200" w:firstLine="480"/>
        <w:rPr>
          <w:sz w:val="24"/>
        </w:rPr>
      </w:pPr>
      <w:r w:rsidRPr="00CF705D">
        <w:rPr>
          <w:sz w:val="24"/>
        </w:rPr>
        <w:t>因此，第</w:t>
      </w:r>
      <m:oMath>
        <m:r>
          <w:rPr>
            <w:rFonts w:ascii="Cambria Math" w:hAnsi="Cambria Math"/>
            <w:sz w:val="24"/>
          </w:rPr>
          <m:t>i</m:t>
        </m:r>
      </m:oMath>
      <w:r w:rsidRPr="00CF705D">
        <w:rPr>
          <w:sz w:val="24"/>
        </w:rPr>
        <w:t>个板件实际放置后的宽度</w:t>
      </w:r>
      <m:oMath>
        <m:sSub>
          <m:sSubPr>
            <m:ctrlPr>
              <w:rPr>
                <w:rFonts w:ascii="Cambria Math" w:hAnsi="Cambria Math"/>
                <w:sz w:val="24"/>
              </w:rPr>
            </m:ctrlPr>
          </m:sSubPr>
          <m:e>
            <m:r>
              <w:rPr>
                <w:rFonts w:ascii="Cambria Math" w:hAnsi="Cambria Math"/>
                <w:sz w:val="24"/>
              </w:rPr>
              <m:t>W</m:t>
            </m:r>
          </m:e>
          <m:sub>
            <m:r>
              <w:rPr>
                <w:rFonts w:ascii="Cambria Math" w:hAnsi="Cambria Math"/>
                <w:sz w:val="24"/>
              </w:rPr>
              <m:t>i</m:t>
            </m:r>
          </m:sub>
        </m:sSub>
      </m:oMath>
      <w:r w:rsidRPr="00CF705D">
        <w:rPr>
          <w:sz w:val="24"/>
        </w:rPr>
        <w:t>和高度</w:t>
      </w:r>
      <m:oMath>
        <m:sSub>
          <m:sSubPr>
            <m:ctrlPr>
              <w:rPr>
                <w:rFonts w:ascii="Cambria Math" w:hAnsi="Cambria Math"/>
                <w:sz w:val="24"/>
              </w:rPr>
            </m:ctrlPr>
          </m:sSubPr>
          <m:e>
            <m:r>
              <w:rPr>
                <w:rFonts w:ascii="Cambria Math" w:hAnsi="Cambria Math"/>
                <w:sz w:val="24"/>
              </w:rPr>
              <m:t>H</m:t>
            </m:r>
          </m:e>
          <m:sub>
            <m:r>
              <w:rPr>
                <w:rFonts w:ascii="Cambria Math" w:hAnsi="Cambria Math"/>
                <w:sz w:val="24"/>
              </w:rPr>
              <m:t>i</m:t>
            </m:r>
          </m:sub>
        </m:sSub>
      </m:oMath>
      <w:r w:rsidRPr="00CF705D">
        <w:rPr>
          <w:sz w:val="24"/>
        </w:rPr>
        <w:t>可表示为：</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90339F" w14:paraId="6BBE803E" w14:textId="77777777" w:rsidTr="008F2AF4">
        <w:tc>
          <w:tcPr>
            <w:tcW w:w="3020" w:type="dxa"/>
          </w:tcPr>
          <w:p w14:paraId="0A3E1F97" w14:textId="77777777" w:rsidR="0090339F" w:rsidRDefault="0090339F" w:rsidP="0090339F"/>
        </w:tc>
        <w:tc>
          <w:tcPr>
            <w:tcW w:w="3020" w:type="dxa"/>
          </w:tcPr>
          <w:p w14:paraId="0C4E87D3" w14:textId="2E543392" w:rsidR="0090339F" w:rsidRDefault="00000000" w:rsidP="0090339F">
            <m:oMathPara>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=(1-</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sSub>
                  <m:sSubPr>
                    <m:ctrlPr>
                      <w:rPr>
                        <w:rFonts w:ascii="Cambria Math" w:hAnsi="Cambria Math"/>
                      </w:rPr>
                    </m:ctrlPr>
                  </m:sSubPr>
                  <m:e>
                    <m:r>
                      <w:rPr>
                        <w:rFonts w:ascii="Cambria Math" w:hAnsi="Cambria Math"/>
                      </w:rPr>
                      <m:t>w</m:t>
                    </m:r>
                  </m:e>
                  <m:sub>
                    <m:r>
                      <w:rPr>
                        <w:rFonts w:ascii="Cambria Math" w:hAnsi="Cambria Math"/>
                      </w:rPr>
                      <m:t>i</m:t>
                    </m:r>
                  </m:sub>
                </m:sSub>
              </m:oMath>
            </m:oMathPara>
          </w:p>
        </w:tc>
        <w:tc>
          <w:tcPr>
            <w:tcW w:w="3021" w:type="dxa"/>
          </w:tcPr>
          <w:p w14:paraId="3BBD6452" w14:textId="24722773" w:rsidR="0090339F" w:rsidRDefault="0090339F" w:rsidP="00982863">
            <w:pPr>
              <w:jc w:val="right"/>
            </w:pPr>
            <w:r>
              <w:rPr>
                <w:rFonts w:hint="eastAsia"/>
              </w:rPr>
              <w:t>(4-7)</w:t>
            </w:r>
          </w:p>
        </w:tc>
      </w:tr>
      <w:tr w:rsidR="0090339F" w14:paraId="7E1CE976" w14:textId="77777777" w:rsidTr="008F2AF4">
        <w:tc>
          <w:tcPr>
            <w:tcW w:w="3020" w:type="dxa"/>
          </w:tcPr>
          <w:p w14:paraId="064ABE4B" w14:textId="77777777" w:rsidR="0090339F" w:rsidRDefault="0090339F" w:rsidP="0090339F"/>
        </w:tc>
        <w:tc>
          <w:tcPr>
            <w:tcW w:w="3020" w:type="dxa"/>
          </w:tcPr>
          <w:p w14:paraId="7C72E8C8" w14:textId="4D2B2F62" w:rsidR="0090339F" w:rsidRDefault="00000000" w:rsidP="0090339F">
            <m:oMathPara>
              <m:oMath>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=(1-</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sSub>
                  <m:sSubPr>
                    <m:ctrlPr>
                      <w:rPr>
                        <w:rFonts w:ascii="Cambria Math" w:hAnsi="Cambria Math"/>
                      </w:rPr>
                    </m:ctrlPr>
                  </m:sSubPr>
                  <m:e>
                    <m:r>
                      <w:rPr>
                        <w:rFonts w:ascii="Cambria Math" w:hAnsi="Cambria Math"/>
                      </w:rPr>
                      <m:t>l</m:t>
                    </m:r>
                  </m:e>
                  <m:sub>
                    <m:r>
                      <w:rPr>
                        <w:rFonts w:ascii="Cambria Math" w:hAnsi="Cambria Math"/>
                      </w:rPr>
                      <m:t>i</m:t>
                    </m:r>
                  </m:sub>
                </m:sSub>
              </m:oMath>
            </m:oMathPara>
          </w:p>
        </w:tc>
        <w:tc>
          <w:tcPr>
            <w:tcW w:w="3021" w:type="dxa"/>
          </w:tcPr>
          <w:p w14:paraId="5F5940EF" w14:textId="6B241C06" w:rsidR="0090339F" w:rsidRDefault="00A9291C" w:rsidP="00982863">
            <w:pPr>
              <w:jc w:val="right"/>
            </w:pPr>
            <w:r>
              <w:rPr>
                <w:rFonts w:hint="eastAsia"/>
              </w:rPr>
              <w:t>(4-8)</w:t>
            </w:r>
          </w:p>
        </w:tc>
      </w:tr>
    </w:tbl>
    <w:p w14:paraId="7630FDC7" w14:textId="25F3FF8D" w:rsidR="0090339F" w:rsidRPr="00CF705D" w:rsidRDefault="0090339F" w:rsidP="00CF705D">
      <w:pPr>
        <w:spacing w:beforeLines="50" w:before="156" w:afterLines="50" w:after="156" w:line="300" w:lineRule="auto"/>
        <w:ind w:firstLineChars="200" w:firstLine="480"/>
        <w:rPr>
          <w:sz w:val="24"/>
        </w:rPr>
      </w:pPr>
      <w:r w:rsidRPr="00CF705D">
        <w:rPr>
          <w:sz w:val="24"/>
        </w:rPr>
        <w:t>由式</w:t>
      </w:r>
      <w:r w:rsidR="00CF705D">
        <w:rPr>
          <w:sz w:val="24"/>
        </w:rPr>
        <w:t>(</w:t>
      </w:r>
      <w:r w:rsidRPr="00CF705D">
        <w:rPr>
          <w:sz w:val="24"/>
        </w:rPr>
        <w:t>4-7</w:t>
      </w:r>
      <w:r w:rsidR="00EB1A4B">
        <w:rPr>
          <w:sz w:val="24"/>
        </w:rPr>
        <w:t>)</w:t>
      </w:r>
      <w:r w:rsidRPr="00CF705D">
        <w:rPr>
          <w:sz w:val="24"/>
        </w:rPr>
        <w:t>和式</w:t>
      </w:r>
      <w:r w:rsidR="00CF705D">
        <w:rPr>
          <w:sz w:val="24"/>
        </w:rPr>
        <w:t>(</w:t>
      </w:r>
      <w:r w:rsidRPr="00CF705D">
        <w:rPr>
          <w:sz w:val="24"/>
        </w:rPr>
        <w:t>4-8</w:t>
      </w:r>
      <w:r w:rsidR="00EB1A4B">
        <w:rPr>
          <w:sz w:val="24"/>
        </w:rPr>
        <w:t>)</w:t>
      </w:r>
      <w:r w:rsidRPr="00CF705D">
        <w:rPr>
          <w:sz w:val="24"/>
        </w:rPr>
        <w:t>可知，当</w:t>
      </w:r>
      <m:oMath>
        <m:sSub>
          <m:sSubPr>
            <m:ctrlPr>
              <w:rPr>
                <w:rFonts w:ascii="Cambria Math" w:hAnsi="Cambria Math"/>
                <w:sz w:val="24"/>
              </w:rPr>
            </m:ctrlPr>
          </m:sSubPr>
          <m:e>
            <m:r>
              <w:rPr>
                <w:rFonts w:ascii="Cambria Math" w:hAnsi="Cambria Math"/>
                <w:sz w:val="24"/>
              </w:rPr>
              <m:t>r</m:t>
            </m:r>
          </m:e>
          <m:sub>
            <m:r>
              <w:rPr>
                <w:rFonts w:ascii="Cambria Math" w:hAnsi="Cambria Math"/>
                <w:sz w:val="24"/>
              </w:rPr>
              <m:t>i</m:t>
            </m:r>
          </m:sub>
        </m:sSub>
        <m:r>
          <m:rPr>
            <m:sty m:val="p"/>
          </m:rPr>
          <w:rPr>
            <w:rFonts w:ascii="Cambria Math" w:hAnsi="Cambria Math"/>
            <w:sz w:val="24"/>
          </w:rPr>
          <m:t>=0</m:t>
        </m:r>
      </m:oMath>
      <w:r w:rsidRPr="00CF705D">
        <w:rPr>
          <w:sz w:val="24"/>
        </w:rPr>
        <w:t>时，板件实际放置尺寸为</w:t>
      </w:r>
      <m:oMath>
        <m:sSub>
          <m:sSubPr>
            <m:ctrlPr>
              <w:rPr>
                <w:rFonts w:ascii="Cambria Math" w:hAnsi="Cambria Math"/>
                <w:sz w:val="24"/>
              </w:rPr>
            </m:ctrlPr>
          </m:sSubPr>
          <m:e>
            <m:r>
              <w:rPr>
                <w:rFonts w:ascii="Cambria Math" w:hAnsi="Cambria Math"/>
                <w:sz w:val="24"/>
              </w:rPr>
              <m:t>l</m:t>
            </m:r>
          </m:e>
          <m:sub>
            <m:r>
              <w:rPr>
                <w:rFonts w:ascii="Cambria Math" w:hAnsi="Cambria Math"/>
                <w:sz w:val="24"/>
              </w:rPr>
              <m:t>i</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w</m:t>
            </m:r>
          </m:e>
          <m:sub>
            <m:r>
              <w:rPr>
                <w:rFonts w:ascii="Cambria Math" w:hAnsi="Cambria Math"/>
                <w:sz w:val="24"/>
              </w:rPr>
              <m:t>i</m:t>
            </m:r>
          </m:sub>
        </m:sSub>
      </m:oMath>
      <w:r w:rsidRPr="00CF705D">
        <w:rPr>
          <w:sz w:val="24"/>
        </w:rPr>
        <w:t>；当</w:t>
      </w:r>
      <m:oMath>
        <m:sSub>
          <m:sSubPr>
            <m:ctrlPr>
              <w:rPr>
                <w:rFonts w:ascii="Cambria Math" w:hAnsi="Cambria Math"/>
                <w:sz w:val="24"/>
              </w:rPr>
            </m:ctrlPr>
          </m:sSubPr>
          <m:e>
            <m:r>
              <w:rPr>
                <w:rFonts w:ascii="Cambria Math" w:hAnsi="Cambria Math"/>
                <w:sz w:val="24"/>
              </w:rPr>
              <m:t>r</m:t>
            </m:r>
          </m:e>
          <m:sub>
            <m:r>
              <w:rPr>
                <w:rFonts w:ascii="Cambria Math" w:hAnsi="Cambria Math"/>
                <w:sz w:val="24"/>
              </w:rPr>
              <m:t>i</m:t>
            </m:r>
          </m:sub>
        </m:sSub>
        <m:r>
          <m:rPr>
            <m:sty m:val="p"/>
          </m:rPr>
          <w:rPr>
            <w:rFonts w:ascii="Cambria Math" w:hAnsi="Cambria Math"/>
            <w:sz w:val="24"/>
          </w:rPr>
          <m:t>=1</m:t>
        </m:r>
      </m:oMath>
      <w:r w:rsidRPr="00CF705D">
        <w:rPr>
          <w:sz w:val="24"/>
        </w:rPr>
        <w:t>时，板件实际放置尺寸为</w:t>
      </w:r>
      <m:oMath>
        <m:sSub>
          <m:sSubPr>
            <m:ctrlPr>
              <w:rPr>
                <w:rFonts w:ascii="Cambria Math" w:hAnsi="Cambria Math"/>
                <w:sz w:val="24"/>
              </w:rPr>
            </m:ctrlPr>
          </m:sSubPr>
          <m:e>
            <m:r>
              <w:rPr>
                <w:rFonts w:ascii="Cambria Math" w:hAnsi="Cambria Math"/>
                <w:sz w:val="24"/>
              </w:rPr>
              <m:t>w</m:t>
            </m:r>
          </m:e>
          <m:sub>
            <m:r>
              <w:rPr>
                <w:rFonts w:ascii="Cambria Math" w:hAnsi="Cambria Math"/>
                <w:sz w:val="24"/>
              </w:rPr>
              <m:t>i</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l</m:t>
            </m:r>
          </m:e>
          <m:sub>
            <m:r>
              <w:rPr>
                <w:rFonts w:ascii="Cambria Math" w:hAnsi="Cambria Math"/>
                <w:sz w:val="24"/>
              </w:rPr>
              <m:t>i</m:t>
            </m:r>
          </m:sub>
        </m:sSub>
      </m:oMath>
      <w:r w:rsidRPr="00CF705D">
        <w:rPr>
          <w:sz w:val="24"/>
        </w:rPr>
        <w:t>。</w:t>
      </w:r>
    </w:p>
    <w:p w14:paraId="5084A205" w14:textId="77777777" w:rsidR="0090339F" w:rsidRPr="00CF705D" w:rsidRDefault="0090339F" w:rsidP="00CF705D">
      <w:pPr>
        <w:spacing w:beforeLines="50" w:before="156" w:afterLines="50" w:after="156" w:line="300" w:lineRule="auto"/>
        <w:ind w:firstLineChars="200" w:firstLine="480"/>
        <w:rPr>
          <w:sz w:val="24"/>
        </w:rPr>
      </w:pPr>
      <w:r w:rsidRPr="00CF705D">
        <w:rPr>
          <w:sz w:val="24"/>
        </w:rPr>
        <w:t>若系统参数设置为不允许旋转，则应满足：</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A9291C" w14:paraId="03AC55D4" w14:textId="77777777" w:rsidTr="008F2AF4">
        <w:tc>
          <w:tcPr>
            <w:tcW w:w="3020" w:type="dxa"/>
          </w:tcPr>
          <w:p w14:paraId="39EF3555" w14:textId="77777777" w:rsidR="00A9291C" w:rsidRDefault="00A9291C" w:rsidP="0090339F"/>
        </w:tc>
        <w:tc>
          <w:tcPr>
            <w:tcW w:w="3020" w:type="dxa"/>
          </w:tcPr>
          <w:p w14:paraId="28DDCFDA" w14:textId="5165FF56" w:rsidR="00A9291C" w:rsidRDefault="00000000" w:rsidP="0090339F">
            <m:oMathPara>
              <m:oMath>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=0,i=1,2,⋯</m:t>
                </m:r>
                <m:r>
                  <m:rPr>
                    <m:nor/>
                  </m:rPr>
                  <m:t> </m:t>
                </m:r>
                <m:r>
                  <w:rPr>
                    <w:rFonts w:ascii="Cambria Math" w:hAnsi="Cambria Math"/>
                  </w:rPr>
                  <m:t>,n</m:t>
                </m:r>
              </m:oMath>
            </m:oMathPara>
          </w:p>
        </w:tc>
        <w:tc>
          <w:tcPr>
            <w:tcW w:w="3021" w:type="dxa"/>
          </w:tcPr>
          <w:p w14:paraId="607BAD18" w14:textId="71C72933" w:rsidR="00A9291C" w:rsidRDefault="00A9291C" w:rsidP="00982863">
            <w:pPr>
              <w:jc w:val="right"/>
            </w:pPr>
            <w:r>
              <w:rPr>
                <w:rFonts w:hint="eastAsia"/>
              </w:rPr>
              <w:t>(4-9)</w:t>
            </w:r>
          </w:p>
        </w:tc>
      </w:tr>
    </w:tbl>
    <w:p w14:paraId="4A8DA4F8" w14:textId="5CDE13C6" w:rsidR="0090339F" w:rsidRPr="00E90BFC" w:rsidRDefault="0090339F" w:rsidP="00032BBC">
      <w:pPr>
        <w:pStyle w:val="31"/>
        <w:numPr>
          <w:ilvl w:val="2"/>
          <w:numId w:val="9"/>
        </w:numPr>
      </w:pPr>
      <w:r w:rsidRPr="00E90BFC">
        <w:rPr>
          <w:rFonts w:hint="eastAsia"/>
        </w:rPr>
        <w:t>约束条件</w:t>
      </w:r>
    </w:p>
    <w:p w14:paraId="280969F4" w14:textId="77777777" w:rsidR="0090339F" w:rsidRPr="00CF705D" w:rsidRDefault="0090339F" w:rsidP="00CF705D">
      <w:pPr>
        <w:spacing w:beforeLines="50" w:before="156" w:afterLines="50" w:after="156" w:line="300" w:lineRule="auto"/>
        <w:ind w:firstLineChars="200" w:firstLine="480"/>
        <w:rPr>
          <w:sz w:val="24"/>
        </w:rPr>
      </w:pPr>
      <w:r w:rsidRPr="00CF705D">
        <w:rPr>
          <w:sz w:val="24"/>
        </w:rPr>
        <w:t>在柜门板材切割排版过程中，板件的放置需要满足边界约束、不重叠约束和旋转约束。</w:t>
      </w:r>
    </w:p>
    <w:p w14:paraId="0C327CC0" w14:textId="77777777" w:rsidR="0090339F" w:rsidRPr="00CF705D" w:rsidRDefault="0090339F" w:rsidP="00CF705D">
      <w:pPr>
        <w:spacing w:beforeLines="50" w:before="156" w:afterLines="50" w:after="156" w:line="300" w:lineRule="auto"/>
        <w:ind w:firstLineChars="200" w:firstLine="480"/>
        <w:rPr>
          <w:sz w:val="24"/>
        </w:rPr>
      </w:pPr>
      <w:r w:rsidRPr="00CF705D">
        <w:rPr>
          <w:sz w:val="24"/>
        </w:rPr>
        <w:t>（</w:t>
      </w:r>
      <w:r w:rsidRPr="00CF705D">
        <w:rPr>
          <w:sz w:val="24"/>
        </w:rPr>
        <w:t>1</w:t>
      </w:r>
      <w:r w:rsidRPr="00CF705D">
        <w:rPr>
          <w:sz w:val="24"/>
        </w:rPr>
        <w:t>）边界约束</w:t>
      </w:r>
    </w:p>
    <w:p w14:paraId="07E893B1" w14:textId="31BC2648" w:rsidR="0090339F" w:rsidRPr="00CF705D" w:rsidRDefault="0090339F" w:rsidP="00CF705D">
      <w:pPr>
        <w:spacing w:beforeLines="50" w:before="156" w:afterLines="50" w:after="156" w:line="300" w:lineRule="auto"/>
        <w:ind w:firstLineChars="200" w:firstLine="480"/>
        <w:rPr>
          <w:sz w:val="24"/>
        </w:rPr>
      </w:pPr>
      <w:r w:rsidRPr="00CF705D">
        <w:rPr>
          <w:sz w:val="24"/>
        </w:rPr>
        <w:t>边界约束要求每个板件必须完整放置在板材内部，不能超出板材边界。同时，板件与板材边界之间需要保留最小间隙</w:t>
      </w:r>
      <m:oMath>
        <m:r>
          <w:rPr>
            <w:rFonts w:ascii="Cambria Math" w:hAnsi="Cambria Math"/>
            <w:sz w:val="24"/>
          </w:rPr>
          <m:t>gap</m:t>
        </m:r>
      </m:oMath>
      <w:r w:rsidRPr="00CF705D">
        <w:rPr>
          <w:sz w:val="24"/>
        </w:rPr>
        <w:t>。因此，对于任意板件</w:t>
      </w:r>
      <m:oMath>
        <m:r>
          <w:rPr>
            <w:rFonts w:ascii="Cambria Math" w:hAnsi="Cambria Math"/>
            <w:sz w:val="24"/>
          </w:rPr>
          <m:t>i</m:t>
        </m:r>
      </m:oMath>
      <w:r w:rsidRPr="00CF705D">
        <w:rPr>
          <w:sz w:val="24"/>
        </w:rPr>
        <w:t>，应满足：</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8F2AF4" w14:paraId="26F3CEB7" w14:textId="77777777" w:rsidTr="008F2AF4">
        <w:tc>
          <w:tcPr>
            <w:tcW w:w="3020" w:type="dxa"/>
          </w:tcPr>
          <w:p w14:paraId="28648C0B" w14:textId="77777777" w:rsidR="008F2AF4" w:rsidRDefault="008F2AF4" w:rsidP="0090339F"/>
        </w:tc>
        <w:tc>
          <w:tcPr>
            <w:tcW w:w="3020" w:type="dxa"/>
          </w:tcPr>
          <w:p w14:paraId="345D413D" w14:textId="296DB592" w:rsidR="008F2AF4" w:rsidRDefault="00000000" w:rsidP="0090339F">
            <m:oMathPara>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≥gap</m:t>
                </m:r>
              </m:oMath>
            </m:oMathPara>
          </w:p>
        </w:tc>
        <w:tc>
          <w:tcPr>
            <w:tcW w:w="3021" w:type="dxa"/>
          </w:tcPr>
          <w:p w14:paraId="789C8052" w14:textId="515A5C44" w:rsidR="008F2AF4" w:rsidRDefault="008F2AF4" w:rsidP="00982863">
            <w:pPr>
              <w:jc w:val="right"/>
            </w:pPr>
            <w:r>
              <w:rPr>
                <w:rFonts w:hint="eastAsia"/>
              </w:rPr>
              <w:t>(4-10)</w:t>
            </w:r>
          </w:p>
        </w:tc>
      </w:tr>
      <w:tr w:rsidR="008F2AF4" w14:paraId="3A94C976" w14:textId="77777777" w:rsidTr="008F2AF4">
        <w:tc>
          <w:tcPr>
            <w:tcW w:w="3020" w:type="dxa"/>
          </w:tcPr>
          <w:p w14:paraId="724DFEF2" w14:textId="77777777" w:rsidR="008F2AF4" w:rsidRDefault="008F2AF4" w:rsidP="0090339F"/>
        </w:tc>
        <w:tc>
          <w:tcPr>
            <w:tcW w:w="3020" w:type="dxa"/>
          </w:tcPr>
          <w:p w14:paraId="353A7A28" w14:textId="66EDED65" w:rsidR="008F2AF4" w:rsidRDefault="00000000" w:rsidP="0090339F">
            <m:oMathPara>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≥gap</m:t>
                </m:r>
              </m:oMath>
            </m:oMathPara>
          </w:p>
        </w:tc>
        <w:tc>
          <w:tcPr>
            <w:tcW w:w="3021" w:type="dxa"/>
          </w:tcPr>
          <w:p w14:paraId="1F6D2E45" w14:textId="205D199D" w:rsidR="008F2AF4" w:rsidRDefault="008F2AF4" w:rsidP="00982863">
            <w:pPr>
              <w:jc w:val="right"/>
            </w:pPr>
            <w:r>
              <w:rPr>
                <w:rFonts w:hint="eastAsia"/>
              </w:rPr>
              <w:t>(4-11)</w:t>
            </w:r>
          </w:p>
        </w:tc>
      </w:tr>
      <w:tr w:rsidR="008F2AF4" w14:paraId="40E18A17" w14:textId="77777777" w:rsidTr="008F2AF4">
        <w:tc>
          <w:tcPr>
            <w:tcW w:w="3020" w:type="dxa"/>
          </w:tcPr>
          <w:p w14:paraId="790176C6" w14:textId="77777777" w:rsidR="008F2AF4" w:rsidRDefault="008F2AF4" w:rsidP="0090339F"/>
        </w:tc>
        <w:tc>
          <w:tcPr>
            <w:tcW w:w="3020" w:type="dxa"/>
          </w:tcPr>
          <w:p w14:paraId="48369200" w14:textId="5BE37207" w:rsidR="008F2AF4" w:rsidRDefault="00000000" w:rsidP="0090339F">
            <m:oMathPara>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+gap≤L</m:t>
                </m:r>
              </m:oMath>
            </m:oMathPara>
          </w:p>
        </w:tc>
        <w:tc>
          <w:tcPr>
            <w:tcW w:w="3021" w:type="dxa"/>
          </w:tcPr>
          <w:p w14:paraId="708BDE71" w14:textId="4427842D" w:rsidR="008F2AF4" w:rsidRDefault="008F2AF4" w:rsidP="00982863">
            <w:pPr>
              <w:jc w:val="right"/>
            </w:pPr>
            <w:r>
              <w:rPr>
                <w:rFonts w:hint="eastAsia"/>
              </w:rPr>
              <w:t>(4-12)</w:t>
            </w:r>
          </w:p>
        </w:tc>
      </w:tr>
      <w:tr w:rsidR="008F2AF4" w14:paraId="67279630" w14:textId="77777777" w:rsidTr="008F2AF4">
        <w:tc>
          <w:tcPr>
            <w:tcW w:w="3020" w:type="dxa"/>
          </w:tcPr>
          <w:p w14:paraId="277B63B5" w14:textId="77777777" w:rsidR="008F2AF4" w:rsidRDefault="008F2AF4" w:rsidP="0090339F"/>
        </w:tc>
        <w:tc>
          <w:tcPr>
            <w:tcW w:w="3020" w:type="dxa"/>
          </w:tcPr>
          <w:p w14:paraId="43ACD7F1" w14:textId="7E4B35F0" w:rsidR="008F2AF4" w:rsidRDefault="00000000" w:rsidP="0090339F">
            <m:oMathPara>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+gap≤B</m:t>
                </m:r>
              </m:oMath>
            </m:oMathPara>
          </w:p>
        </w:tc>
        <w:tc>
          <w:tcPr>
            <w:tcW w:w="3021" w:type="dxa"/>
          </w:tcPr>
          <w:p w14:paraId="58E51370" w14:textId="2C73CC1F" w:rsidR="008F2AF4" w:rsidRDefault="008F2AF4" w:rsidP="00982863">
            <w:pPr>
              <w:jc w:val="right"/>
            </w:pPr>
            <w:r>
              <w:rPr>
                <w:rFonts w:hint="eastAsia"/>
              </w:rPr>
              <w:t>(4-13)</w:t>
            </w:r>
          </w:p>
        </w:tc>
      </w:tr>
    </w:tbl>
    <w:p w14:paraId="611CCE4F" w14:textId="38CF89FC" w:rsidR="0090339F" w:rsidRPr="00CF705D" w:rsidRDefault="0090339F" w:rsidP="00CF705D">
      <w:pPr>
        <w:spacing w:beforeLines="50" w:before="156" w:afterLines="50" w:after="156" w:line="300" w:lineRule="auto"/>
        <w:ind w:firstLineChars="200" w:firstLine="480"/>
        <w:rPr>
          <w:sz w:val="24"/>
        </w:rPr>
      </w:pPr>
      <w:r w:rsidRPr="00CF705D">
        <w:rPr>
          <w:sz w:val="24"/>
        </w:rPr>
        <w:t>其中，式</w:t>
      </w:r>
      <w:r w:rsidR="00CF705D">
        <w:rPr>
          <w:sz w:val="24"/>
        </w:rPr>
        <w:t>(</w:t>
      </w:r>
      <w:r w:rsidRPr="00CF705D">
        <w:rPr>
          <w:sz w:val="24"/>
        </w:rPr>
        <w:t>4-10</w:t>
      </w:r>
      <w:r w:rsidR="00EB1A4B">
        <w:rPr>
          <w:sz w:val="24"/>
        </w:rPr>
        <w:t>)</w:t>
      </w:r>
      <w:r w:rsidRPr="00CF705D">
        <w:rPr>
          <w:sz w:val="24"/>
        </w:rPr>
        <w:t>和式</w:t>
      </w:r>
      <w:r w:rsidR="00CF705D">
        <w:rPr>
          <w:sz w:val="24"/>
        </w:rPr>
        <w:t>(</w:t>
      </w:r>
      <w:r w:rsidRPr="00CF705D">
        <w:rPr>
          <w:sz w:val="24"/>
        </w:rPr>
        <w:t>4-11</w:t>
      </w:r>
      <w:r w:rsidR="00EB1A4B">
        <w:rPr>
          <w:sz w:val="24"/>
        </w:rPr>
        <w:t>)</w:t>
      </w:r>
      <w:r w:rsidRPr="00CF705D">
        <w:rPr>
          <w:sz w:val="24"/>
        </w:rPr>
        <w:t>表示板件左侧和下侧与板材边界之间应保留间隙；式</w:t>
      </w:r>
      <w:r w:rsidR="00CF705D">
        <w:rPr>
          <w:sz w:val="24"/>
        </w:rPr>
        <w:t>(</w:t>
      </w:r>
      <w:r w:rsidRPr="00CF705D">
        <w:rPr>
          <w:sz w:val="24"/>
        </w:rPr>
        <w:t>4-12</w:t>
      </w:r>
      <w:r w:rsidR="00EB1A4B">
        <w:rPr>
          <w:sz w:val="24"/>
        </w:rPr>
        <w:t>)</w:t>
      </w:r>
      <w:r w:rsidRPr="00CF705D">
        <w:rPr>
          <w:sz w:val="24"/>
        </w:rPr>
        <w:t>和式</w:t>
      </w:r>
      <w:r w:rsidR="00CF705D">
        <w:rPr>
          <w:sz w:val="24"/>
        </w:rPr>
        <w:t>(</w:t>
      </w:r>
      <w:r w:rsidRPr="00CF705D">
        <w:rPr>
          <w:sz w:val="24"/>
        </w:rPr>
        <w:t>4-13</w:t>
      </w:r>
      <w:r w:rsidR="00EB1A4B">
        <w:rPr>
          <w:sz w:val="24"/>
        </w:rPr>
        <w:t>)</w:t>
      </w:r>
      <w:r w:rsidRPr="00CF705D">
        <w:rPr>
          <w:sz w:val="24"/>
        </w:rPr>
        <w:t>表示板件右侧和上侧不能超出板材边界，并需要预留相应间隙。</w:t>
      </w:r>
    </w:p>
    <w:p w14:paraId="29239CDF" w14:textId="77777777" w:rsidR="0090339F" w:rsidRPr="00CF705D" w:rsidRDefault="0090339F" w:rsidP="00CF705D">
      <w:pPr>
        <w:spacing w:beforeLines="50" w:before="156" w:afterLines="50" w:after="156" w:line="300" w:lineRule="auto"/>
        <w:ind w:firstLineChars="200" w:firstLine="480"/>
        <w:rPr>
          <w:sz w:val="24"/>
        </w:rPr>
      </w:pPr>
      <w:r w:rsidRPr="00CF705D">
        <w:rPr>
          <w:sz w:val="24"/>
        </w:rPr>
        <w:t>（</w:t>
      </w:r>
      <w:r w:rsidRPr="00CF705D">
        <w:rPr>
          <w:sz w:val="24"/>
        </w:rPr>
        <w:t>2</w:t>
      </w:r>
      <w:r w:rsidRPr="00CF705D">
        <w:rPr>
          <w:sz w:val="24"/>
        </w:rPr>
        <w:t>）不重叠约束</w:t>
      </w:r>
    </w:p>
    <w:p w14:paraId="5645D2BB" w14:textId="3FB28420" w:rsidR="0090339F" w:rsidRPr="00CF705D" w:rsidRDefault="0090339F" w:rsidP="00CF705D">
      <w:pPr>
        <w:spacing w:beforeLines="50" w:before="156" w:afterLines="50" w:after="156" w:line="300" w:lineRule="auto"/>
        <w:ind w:firstLineChars="200" w:firstLine="480"/>
        <w:rPr>
          <w:sz w:val="24"/>
        </w:rPr>
      </w:pPr>
      <w:r w:rsidRPr="00CF705D">
        <w:rPr>
          <w:sz w:val="24"/>
        </w:rPr>
        <w:t>不重叠约束要求任意两个不同板件之间不能发生重叠，并且两者之间需要保留最小切割间隙。对于任意两个不同板件</w:t>
      </w:r>
      <m:oMath>
        <m:r>
          <w:rPr>
            <w:rFonts w:ascii="Cambria Math" w:hAnsi="Cambria Math"/>
            <w:sz w:val="24"/>
          </w:rPr>
          <m:t>i</m:t>
        </m:r>
      </m:oMath>
      <w:r w:rsidRPr="00CF705D">
        <w:rPr>
          <w:sz w:val="24"/>
        </w:rPr>
        <w:t>和</w:t>
      </w:r>
      <m:oMath>
        <m:r>
          <w:rPr>
            <w:rFonts w:ascii="Cambria Math" w:hAnsi="Cambria Math"/>
            <w:sz w:val="24"/>
          </w:rPr>
          <m:t>j</m:t>
        </m:r>
      </m:oMath>
      <w:r w:rsidRPr="00CF705D">
        <w:rPr>
          <w:sz w:val="24"/>
        </w:rPr>
        <w:t>，应至少满足以下四个条件之一：</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8F2AF4" w14:paraId="49A5F1E8" w14:textId="77777777" w:rsidTr="008F2AF4">
        <w:tc>
          <w:tcPr>
            <w:tcW w:w="3020" w:type="dxa"/>
          </w:tcPr>
          <w:p w14:paraId="66D24756" w14:textId="77777777" w:rsidR="008F2AF4" w:rsidRDefault="008F2AF4" w:rsidP="0090339F"/>
        </w:tc>
        <w:tc>
          <w:tcPr>
            <w:tcW w:w="3020" w:type="dxa"/>
          </w:tcPr>
          <w:p w14:paraId="2C07A3CE" w14:textId="6469AFF2" w:rsidR="008F2AF4" w:rsidRDefault="00000000" w:rsidP="0090339F">
            <m:oMathPara>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+gap≤</m:t>
                </m:r>
                <m:sSub>
                  <m:sSubPr>
                    <m:ctrlPr>
                      <w:rPr>
                        <w:rFonts w:ascii="Cambria Math" w:hAnsi="Cambria Math"/>
                      </w:rPr>
                    </m:ctrlPr>
                  </m:sSubPr>
                  <m:e>
                    <m:r>
                      <w:rPr>
                        <w:rFonts w:ascii="Cambria Math" w:hAnsi="Cambria Math"/>
                      </w:rPr>
                      <m:t>x</m:t>
                    </m:r>
                  </m:e>
                  <m:sub>
                    <m:r>
                      <w:rPr>
                        <w:rFonts w:ascii="Cambria Math" w:hAnsi="Cambria Math"/>
                      </w:rPr>
                      <m:t>j</m:t>
                    </m:r>
                  </m:sub>
                </m:sSub>
              </m:oMath>
            </m:oMathPara>
          </w:p>
        </w:tc>
        <w:tc>
          <w:tcPr>
            <w:tcW w:w="3021" w:type="dxa"/>
          </w:tcPr>
          <w:p w14:paraId="3C23EF73" w14:textId="36AEF197" w:rsidR="008F2AF4" w:rsidRDefault="008F2AF4" w:rsidP="00982863">
            <w:pPr>
              <w:jc w:val="right"/>
            </w:pPr>
            <w:r>
              <w:rPr>
                <w:rFonts w:hint="eastAsia"/>
              </w:rPr>
              <w:t>(4-14)</w:t>
            </w:r>
          </w:p>
        </w:tc>
      </w:tr>
      <w:tr w:rsidR="008F2AF4" w14:paraId="6A09FB50" w14:textId="77777777" w:rsidTr="008F2AF4">
        <w:tc>
          <w:tcPr>
            <w:tcW w:w="3020" w:type="dxa"/>
          </w:tcPr>
          <w:p w14:paraId="7E3E3708" w14:textId="77777777" w:rsidR="008F2AF4" w:rsidRDefault="008F2AF4" w:rsidP="0090339F"/>
        </w:tc>
        <w:tc>
          <w:tcPr>
            <w:tcW w:w="3020" w:type="dxa"/>
          </w:tcPr>
          <w:p w14:paraId="33D2215F" w14:textId="7A936624" w:rsidR="008F2AF4" w:rsidRDefault="00000000" w:rsidP="0090339F">
            <m:oMathPara>
              <m:oMath>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m:t>
                    </m:r>
                  </m:sub>
                </m:sSub>
                <m:r>
                  <w:rPr>
                    <w:rFonts w:ascii="Cambria Math" w:hAnsi="Cambria Math"/>
                  </w:rPr>
                  <m:t>+gap≤</m:t>
                </m:r>
                <m:sSub>
                  <m:sSubPr>
                    <m:ctrlPr>
                      <w:rPr>
                        <w:rFonts w:ascii="Cambria Math" w:hAnsi="Cambria Math"/>
                      </w:rPr>
                    </m:ctrlPr>
                  </m:sSubPr>
                  <m:e>
                    <m:r>
                      <w:rPr>
                        <w:rFonts w:ascii="Cambria Math" w:hAnsi="Cambria Math"/>
                      </w:rPr>
                      <m:t>x</m:t>
                    </m:r>
                  </m:e>
                  <m:sub>
                    <m:r>
                      <w:rPr>
                        <w:rFonts w:ascii="Cambria Math" w:hAnsi="Cambria Math"/>
                      </w:rPr>
                      <m:t>i</m:t>
                    </m:r>
                  </m:sub>
                </m:sSub>
              </m:oMath>
            </m:oMathPara>
          </w:p>
        </w:tc>
        <w:tc>
          <w:tcPr>
            <w:tcW w:w="3021" w:type="dxa"/>
          </w:tcPr>
          <w:p w14:paraId="1F570FE8" w14:textId="34753F1C" w:rsidR="008F2AF4" w:rsidRDefault="008F2AF4" w:rsidP="00982863">
            <w:pPr>
              <w:jc w:val="right"/>
            </w:pPr>
            <w:r>
              <w:rPr>
                <w:rFonts w:hint="eastAsia"/>
              </w:rPr>
              <w:t>(4-15)</w:t>
            </w:r>
          </w:p>
        </w:tc>
      </w:tr>
      <w:tr w:rsidR="008F2AF4" w14:paraId="51FAF1A1" w14:textId="77777777" w:rsidTr="008F2AF4">
        <w:tc>
          <w:tcPr>
            <w:tcW w:w="3020" w:type="dxa"/>
          </w:tcPr>
          <w:p w14:paraId="1BFB2992" w14:textId="77777777" w:rsidR="008F2AF4" w:rsidRDefault="008F2AF4" w:rsidP="0090339F"/>
        </w:tc>
        <w:tc>
          <w:tcPr>
            <w:tcW w:w="3020" w:type="dxa"/>
          </w:tcPr>
          <w:p w14:paraId="0D768309" w14:textId="4F464530" w:rsidR="008F2AF4" w:rsidRDefault="00000000" w:rsidP="0090339F">
            <m:oMathPara>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+gap≤</m:t>
                </m:r>
                <m:sSub>
                  <m:sSubPr>
                    <m:ctrlPr>
                      <w:rPr>
                        <w:rFonts w:ascii="Cambria Math" w:hAnsi="Cambria Math"/>
                      </w:rPr>
                    </m:ctrlPr>
                  </m:sSubPr>
                  <m:e>
                    <m:r>
                      <w:rPr>
                        <w:rFonts w:ascii="Cambria Math" w:hAnsi="Cambria Math"/>
                      </w:rPr>
                      <m:t>y</m:t>
                    </m:r>
                  </m:e>
                  <m:sub>
                    <m:r>
                      <w:rPr>
                        <w:rFonts w:ascii="Cambria Math" w:hAnsi="Cambria Math"/>
                      </w:rPr>
                      <m:t>j</m:t>
                    </m:r>
                  </m:sub>
                </m:sSub>
              </m:oMath>
            </m:oMathPara>
          </w:p>
        </w:tc>
        <w:tc>
          <w:tcPr>
            <w:tcW w:w="3021" w:type="dxa"/>
          </w:tcPr>
          <w:p w14:paraId="168D9E34" w14:textId="5A34F207" w:rsidR="008F2AF4" w:rsidRDefault="008F2AF4" w:rsidP="00982863">
            <w:pPr>
              <w:jc w:val="right"/>
            </w:pPr>
            <w:r>
              <w:rPr>
                <w:rFonts w:hint="eastAsia"/>
              </w:rPr>
              <w:t>(4-16)</w:t>
            </w:r>
          </w:p>
        </w:tc>
      </w:tr>
      <w:tr w:rsidR="008F2AF4" w14:paraId="1FFF79C1" w14:textId="77777777" w:rsidTr="008F2AF4">
        <w:tc>
          <w:tcPr>
            <w:tcW w:w="3020" w:type="dxa"/>
          </w:tcPr>
          <w:p w14:paraId="231484EF" w14:textId="77777777" w:rsidR="008F2AF4" w:rsidRDefault="008F2AF4" w:rsidP="0090339F"/>
        </w:tc>
        <w:tc>
          <w:tcPr>
            <w:tcW w:w="3020" w:type="dxa"/>
          </w:tcPr>
          <w:p w14:paraId="653C7753" w14:textId="41163020" w:rsidR="008F2AF4" w:rsidRDefault="00000000" w:rsidP="0090339F">
            <m:oMathPara>
              <m:oMath>
                <m:sSub>
                  <m:sSubPr>
                    <m:ctrlPr>
                      <w:rPr>
                        <w:rFonts w:ascii="Cambria Math" w:hAnsi="Cambria Math"/>
                      </w:rPr>
                    </m:ctrlPr>
                  </m:sSubPr>
                  <m:e>
                    <m:r>
                      <w:rPr>
                        <w:rFonts w:ascii="Cambria Math" w:hAnsi="Cambria Math"/>
                      </w:rPr>
                      <m:t>y</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j</m:t>
                    </m:r>
                  </m:sub>
                </m:sSub>
                <m:r>
                  <w:rPr>
                    <w:rFonts w:ascii="Cambria Math" w:hAnsi="Cambria Math"/>
                  </w:rPr>
                  <m:t>+gap≤</m:t>
                </m:r>
                <m:sSub>
                  <m:sSubPr>
                    <m:ctrlPr>
                      <w:rPr>
                        <w:rFonts w:ascii="Cambria Math" w:hAnsi="Cambria Math"/>
                      </w:rPr>
                    </m:ctrlPr>
                  </m:sSubPr>
                  <m:e>
                    <m:r>
                      <w:rPr>
                        <w:rFonts w:ascii="Cambria Math" w:hAnsi="Cambria Math"/>
                      </w:rPr>
                      <m:t>y</m:t>
                    </m:r>
                  </m:e>
                  <m:sub>
                    <m:r>
                      <w:rPr>
                        <w:rFonts w:ascii="Cambria Math" w:hAnsi="Cambria Math"/>
                      </w:rPr>
                      <m:t>i</m:t>
                    </m:r>
                  </m:sub>
                </m:sSub>
              </m:oMath>
            </m:oMathPara>
          </w:p>
        </w:tc>
        <w:tc>
          <w:tcPr>
            <w:tcW w:w="3021" w:type="dxa"/>
          </w:tcPr>
          <w:p w14:paraId="5BBA9553" w14:textId="507B252D" w:rsidR="008F2AF4" w:rsidRDefault="008F2AF4" w:rsidP="00982863">
            <w:pPr>
              <w:jc w:val="right"/>
            </w:pPr>
            <w:r>
              <w:rPr>
                <w:rFonts w:hint="eastAsia"/>
              </w:rPr>
              <w:t>(4-17)</w:t>
            </w:r>
          </w:p>
        </w:tc>
      </w:tr>
    </w:tbl>
    <w:p w14:paraId="7FA351FD" w14:textId="1DAC4217" w:rsidR="0090339F" w:rsidRPr="00CF705D" w:rsidRDefault="0090339F" w:rsidP="00CF705D">
      <w:pPr>
        <w:spacing w:beforeLines="50" w:before="156" w:afterLines="50" w:after="156" w:line="300" w:lineRule="auto"/>
        <w:ind w:firstLineChars="200" w:firstLine="480"/>
        <w:rPr>
          <w:sz w:val="24"/>
        </w:rPr>
      </w:pPr>
      <w:r w:rsidRPr="00CF705D">
        <w:rPr>
          <w:sz w:val="24"/>
        </w:rPr>
        <w:t>其中，式</w:t>
      </w:r>
      <w:r w:rsidR="00CF705D">
        <w:rPr>
          <w:sz w:val="24"/>
        </w:rPr>
        <w:t>(</w:t>
      </w:r>
      <w:r w:rsidRPr="00CF705D">
        <w:rPr>
          <w:sz w:val="24"/>
        </w:rPr>
        <w:t>4-14</w:t>
      </w:r>
      <w:r w:rsidR="00EB1A4B">
        <w:rPr>
          <w:sz w:val="24"/>
        </w:rPr>
        <w:t>)</w:t>
      </w:r>
      <w:r w:rsidRPr="00CF705D">
        <w:rPr>
          <w:sz w:val="24"/>
        </w:rPr>
        <w:t>表示板件</w:t>
      </w:r>
      <m:oMath>
        <m:r>
          <w:rPr>
            <w:rFonts w:ascii="Cambria Math" w:hAnsi="Cambria Math"/>
            <w:sz w:val="24"/>
          </w:rPr>
          <m:t>i</m:t>
        </m:r>
      </m:oMath>
      <w:r w:rsidRPr="00CF705D">
        <w:rPr>
          <w:sz w:val="24"/>
        </w:rPr>
        <w:t>位于板件</w:t>
      </w:r>
      <m:oMath>
        <m:r>
          <w:rPr>
            <w:rFonts w:ascii="Cambria Math" w:hAnsi="Cambria Math"/>
            <w:sz w:val="24"/>
          </w:rPr>
          <m:t>j</m:t>
        </m:r>
      </m:oMath>
      <w:r w:rsidRPr="00CF705D">
        <w:rPr>
          <w:sz w:val="24"/>
        </w:rPr>
        <w:t>的左侧；式</w:t>
      </w:r>
      <w:r w:rsidR="00CF705D">
        <w:rPr>
          <w:sz w:val="24"/>
        </w:rPr>
        <w:t>(</w:t>
      </w:r>
      <w:r w:rsidRPr="00CF705D">
        <w:rPr>
          <w:sz w:val="24"/>
        </w:rPr>
        <w:t>4-15</w:t>
      </w:r>
      <w:r w:rsidR="00EB1A4B">
        <w:rPr>
          <w:sz w:val="24"/>
        </w:rPr>
        <w:t>)</w:t>
      </w:r>
      <w:r w:rsidRPr="00CF705D">
        <w:rPr>
          <w:sz w:val="24"/>
        </w:rPr>
        <w:t>表示板件</w:t>
      </w:r>
      <m:oMath>
        <m:r>
          <w:rPr>
            <w:rFonts w:ascii="Cambria Math" w:hAnsi="Cambria Math"/>
            <w:sz w:val="24"/>
          </w:rPr>
          <m:t>i</m:t>
        </m:r>
      </m:oMath>
      <w:r w:rsidRPr="00CF705D">
        <w:rPr>
          <w:sz w:val="24"/>
        </w:rPr>
        <w:t>位于板件</w:t>
      </w:r>
      <m:oMath>
        <m:r>
          <w:rPr>
            <w:rFonts w:ascii="Cambria Math" w:hAnsi="Cambria Math"/>
            <w:sz w:val="24"/>
          </w:rPr>
          <m:t>j</m:t>
        </m:r>
      </m:oMath>
      <w:r w:rsidRPr="00CF705D">
        <w:rPr>
          <w:sz w:val="24"/>
        </w:rPr>
        <w:t>的右侧；式</w:t>
      </w:r>
      <w:r w:rsidR="00CF705D">
        <w:rPr>
          <w:sz w:val="24"/>
        </w:rPr>
        <w:t>(</w:t>
      </w:r>
      <w:r w:rsidRPr="00CF705D">
        <w:rPr>
          <w:sz w:val="24"/>
        </w:rPr>
        <w:t>4-16</w:t>
      </w:r>
      <w:r w:rsidR="00EB1A4B">
        <w:rPr>
          <w:sz w:val="24"/>
        </w:rPr>
        <w:t>)</w:t>
      </w:r>
      <w:r w:rsidRPr="00CF705D">
        <w:rPr>
          <w:sz w:val="24"/>
        </w:rPr>
        <w:t>表示板件</w:t>
      </w:r>
      <m:oMath>
        <m:r>
          <w:rPr>
            <w:rFonts w:ascii="Cambria Math" w:hAnsi="Cambria Math"/>
            <w:sz w:val="24"/>
          </w:rPr>
          <m:t>i</m:t>
        </m:r>
      </m:oMath>
      <w:r w:rsidRPr="00CF705D">
        <w:rPr>
          <w:sz w:val="24"/>
        </w:rPr>
        <w:t>位于板件</w:t>
      </w:r>
      <m:oMath>
        <m:r>
          <w:rPr>
            <w:rFonts w:ascii="Cambria Math" w:hAnsi="Cambria Math"/>
            <w:sz w:val="24"/>
          </w:rPr>
          <m:t>j</m:t>
        </m:r>
      </m:oMath>
      <w:r w:rsidRPr="00CF705D">
        <w:rPr>
          <w:sz w:val="24"/>
        </w:rPr>
        <w:t>的下方；式</w:t>
      </w:r>
      <w:r w:rsidR="00CF705D">
        <w:rPr>
          <w:sz w:val="24"/>
        </w:rPr>
        <w:t>(</w:t>
      </w:r>
      <w:r w:rsidRPr="00CF705D">
        <w:rPr>
          <w:sz w:val="24"/>
        </w:rPr>
        <w:t>4-17</w:t>
      </w:r>
      <w:r w:rsidR="00EB1A4B">
        <w:rPr>
          <w:sz w:val="24"/>
        </w:rPr>
        <w:t>)</w:t>
      </w:r>
      <w:r w:rsidRPr="00CF705D">
        <w:rPr>
          <w:sz w:val="24"/>
        </w:rPr>
        <w:t>表示板件</w:t>
      </w:r>
      <m:oMath>
        <m:r>
          <w:rPr>
            <w:rFonts w:ascii="Cambria Math" w:hAnsi="Cambria Math"/>
            <w:sz w:val="24"/>
          </w:rPr>
          <m:t>i</m:t>
        </m:r>
      </m:oMath>
      <w:r w:rsidRPr="00CF705D">
        <w:rPr>
          <w:sz w:val="24"/>
        </w:rPr>
        <w:t>位于板件</w:t>
      </w:r>
      <m:oMath>
        <m:r>
          <w:rPr>
            <w:rFonts w:ascii="Cambria Math" w:hAnsi="Cambria Math"/>
            <w:sz w:val="24"/>
          </w:rPr>
          <m:t>j</m:t>
        </m:r>
      </m:oMath>
      <w:r w:rsidRPr="00CF705D">
        <w:rPr>
          <w:sz w:val="24"/>
        </w:rPr>
        <w:t>的上方。只要四种位置关系中任意一种成立，即可保证两个板件之间不发生重叠。</w:t>
      </w:r>
    </w:p>
    <w:p w14:paraId="378D4E59" w14:textId="77777777" w:rsidR="0090339F" w:rsidRPr="00CF705D" w:rsidRDefault="0090339F" w:rsidP="00CF705D">
      <w:pPr>
        <w:spacing w:beforeLines="50" w:before="156" w:afterLines="50" w:after="156" w:line="300" w:lineRule="auto"/>
        <w:ind w:firstLineChars="200" w:firstLine="480"/>
        <w:rPr>
          <w:sz w:val="24"/>
        </w:rPr>
      </w:pPr>
      <w:r w:rsidRPr="00CF705D">
        <w:rPr>
          <w:sz w:val="24"/>
        </w:rPr>
        <w:lastRenderedPageBreak/>
        <w:t>（</w:t>
      </w:r>
      <w:r w:rsidRPr="00CF705D">
        <w:rPr>
          <w:sz w:val="24"/>
        </w:rPr>
        <w:t>3</w:t>
      </w:r>
      <w:r w:rsidRPr="00CF705D">
        <w:rPr>
          <w:sz w:val="24"/>
        </w:rPr>
        <w:t>）旋转约束</w:t>
      </w:r>
    </w:p>
    <w:p w14:paraId="4303747D" w14:textId="74703D33" w:rsidR="0090339F" w:rsidRPr="00CF705D" w:rsidRDefault="0090339F" w:rsidP="00CF705D">
      <w:pPr>
        <w:spacing w:beforeLines="50" w:before="156" w:afterLines="50" w:after="156" w:line="300" w:lineRule="auto"/>
        <w:ind w:firstLineChars="200" w:firstLine="480"/>
        <w:rPr>
          <w:sz w:val="24"/>
        </w:rPr>
      </w:pPr>
      <w:r w:rsidRPr="00CF705D">
        <w:rPr>
          <w:sz w:val="24"/>
        </w:rPr>
        <w:t>在实际加工中，部分板件由于纹理方向、加工工艺或客户要求等原因可能不允许旋转。因此，系统通过旋转开关控制板件是否可以旋转。当不允许旋转时，所有板件的旋转变量均为</w:t>
      </w:r>
      <w:r w:rsidRPr="00CF705D">
        <w:rPr>
          <w:sz w:val="24"/>
        </w:rPr>
        <w:t>0</w:t>
      </w:r>
      <w:r w:rsidRPr="00CF705D">
        <w:rPr>
          <w:sz w:val="24"/>
        </w:rPr>
        <w:t>，即：</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8F2AF4" w:rsidRPr="0084224A" w14:paraId="2CABD115" w14:textId="77777777" w:rsidTr="008F2AF4">
        <w:tc>
          <w:tcPr>
            <w:tcW w:w="3020" w:type="dxa"/>
          </w:tcPr>
          <w:p w14:paraId="44D3D43C" w14:textId="77777777" w:rsidR="008F2AF4" w:rsidRPr="0084224A" w:rsidRDefault="008F2AF4" w:rsidP="0084224A">
            <w:pPr>
              <w:spacing w:beforeLines="50" w:before="156" w:afterLines="50" w:after="156" w:line="300" w:lineRule="auto"/>
              <w:ind w:firstLineChars="200" w:firstLine="480"/>
              <w:rPr>
                <w:sz w:val="24"/>
              </w:rPr>
            </w:pPr>
          </w:p>
        </w:tc>
        <w:tc>
          <w:tcPr>
            <w:tcW w:w="3020" w:type="dxa"/>
          </w:tcPr>
          <w:p w14:paraId="0D81CDC7" w14:textId="6EB67B5D" w:rsidR="008F2AF4" w:rsidRPr="0084224A" w:rsidRDefault="00000000" w:rsidP="0084224A">
            <w:pPr>
              <w:spacing w:beforeLines="50" w:before="156" w:afterLines="50" w:after="156" w:line="300" w:lineRule="auto"/>
              <w:ind w:firstLineChars="200" w:firstLine="480"/>
              <w:rPr>
                <w:sz w:val="24"/>
              </w:rPr>
            </w:pPr>
            <m:oMathPara>
              <m:oMath>
                <m:sSub>
                  <m:sSubPr>
                    <m:ctrlPr>
                      <w:rPr>
                        <w:rFonts w:ascii="Cambria Math" w:hAnsi="Cambria Math"/>
                        <w:sz w:val="24"/>
                      </w:rPr>
                    </m:ctrlPr>
                  </m:sSubPr>
                  <m:e>
                    <m:r>
                      <w:rPr>
                        <w:rFonts w:ascii="Cambria Math" w:hAnsi="Cambria Math"/>
                        <w:sz w:val="24"/>
                      </w:rPr>
                      <m:t>r</m:t>
                    </m:r>
                  </m:e>
                  <m:sub>
                    <m:r>
                      <w:rPr>
                        <w:rFonts w:ascii="Cambria Math" w:hAnsi="Cambria Math"/>
                        <w:sz w:val="24"/>
                      </w:rPr>
                      <m:t>i</m:t>
                    </m:r>
                  </m:sub>
                </m:sSub>
                <m:r>
                  <m:rPr>
                    <m:sty m:val="p"/>
                  </m:rPr>
                  <w:rPr>
                    <w:rFonts w:ascii="Cambria Math" w:hAnsi="Cambria Math"/>
                    <w:sz w:val="24"/>
                  </w:rPr>
                  <m:t>=0,</m:t>
                </m:r>
                <m:r>
                  <w:rPr>
                    <w:rFonts w:ascii="Cambria Math" w:hAnsi="Cambria Math"/>
                    <w:sz w:val="24"/>
                  </w:rPr>
                  <m:t>i</m:t>
                </m:r>
                <m:r>
                  <m:rPr>
                    <m:sty m:val="p"/>
                  </m:rPr>
                  <w:rPr>
                    <w:rFonts w:ascii="Cambria Math" w:hAnsi="Cambria Math"/>
                    <w:sz w:val="24"/>
                  </w:rPr>
                  <m:t>=1,2,⋯</m:t>
                </m:r>
                <m:r>
                  <m:rPr>
                    <m:nor/>
                  </m:rPr>
                  <w:rPr>
                    <w:sz w:val="24"/>
                  </w:rPr>
                  <m:t> </m:t>
                </m:r>
                <m:r>
                  <m:rPr>
                    <m:sty m:val="p"/>
                  </m:rPr>
                  <w:rPr>
                    <w:rFonts w:ascii="Cambria Math" w:hAnsi="Cambria Math"/>
                    <w:sz w:val="24"/>
                  </w:rPr>
                  <m:t>,</m:t>
                </m:r>
                <m:r>
                  <w:rPr>
                    <w:rFonts w:ascii="Cambria Math" w:hAnsi="Cambria Math"/>
                    <w:sz w:val="24"/>
                  </w:rPr>
                  <m:t>n</m:t>
                </m:r>
              </m:oMath>
            </m:oMathPara>
          </w:p>
        </w:tc>
        <w:tc>
          <w:tcPr>
            <w:tcW w:w="3021" w:type="dxa"/>
          </w:tcPr>
          <w:p w14:paraId="47C005D0" w14:textId="2B022FEA" w:rsidR="008F2AF4" w:rsidRPr="0084224A" w:rsidRDefault="008F2AF4" w:rsidP="0084224A">
            <w:pPr>
              <w:spacing w:beforeLines="50" w:before="156" w:afterLines="50" w:after="156" w:line="300" w:lineRule="auto"/>
              <w:ind w:firstLineChars="200" w:firstLine="480"/>
              <w:rPr>
                <w:sz w:val="24"/>
              </w:rPr>
            </w:pPr>
            <w:r w:rsidRPr="0084224A">
              <w:rPr>
                <w:sz w:val="24"/>
              </w:rPr>
              <w:t>(4-1</w:t>
            </w:r>
            <w:r w:rsidRPr="0084224A">
              <w:rPr>
                <w:rFonts w:hint="eastAsia"/>
                <w:sz w:val="24"/>
              </w:rPr>
              <w:t>8</w:t>
            </w:r>
            <w:r w:rsidRPr="0084224A">
              <w:rPr>
                <w:sz w:val="24"/>
              </w:rPr>
              <w:t>)</w:t>
            </w:r>
          </w:p>
        </w:tc>
      </w:tr>
    </w:tbl>
    <w:p w14:paraId="1BAA7BEB" w14:textId="77777777" w:rsidR="008F2AF4" w:rsidRPr="00EB1A4B" w:rsidRDefault="0090339F" w:rsidP="00EB1A4B">
      <w:pPr>
        <w:spacing w:beforeLines="50" w:before="156" w:afterLines="50" w:after="156" w:line="300" w:lineRule="auto"/>
        <w:ind w:firstLineChars="200" w:firstLine="480"/>
        <w:rPr>
          <w:sz w:val="24"/>
        </w:rPr>
      </w:pPr>
      <w:r w:rsidRPr="00EB1A4B">
        <w:rPr>
          <w:sz w:val="24"/>
        </w:rPr>
        <w:t>当允许旋转时，板件可以根据排样效果选择原始方向或旋转方向，此时有：</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8F2AF4" w:rsidRPr="0084224A" w14:paraId="417690A8" w14:textId="77777777" w:rsidTr="008F2AF4">
        <w:tc>
          <w:tcPr>
            <w:tcW w:w="3020" w:type="dxa"/>
          </w:tcPr>
          <w:p w14:paraId="5F1A87F9" w14:textId="77777777" w:rsidR="008F2AF4" w:rsidRPr="0084224A" w:rsidRDefault="008F2AF4" w:rsidP="0084224A">
            <w:pPr>
              <w:spacing w:beforeLines="50" w:before="156" w:afterLines="50" w:after="156" w:line="300" w:lineRule="auto"/>
              <w:ind w:firstLineChars="200" w:firstLine="480"/>
              <w:rPr>
                <w:sz w:val="24"/>
              </w:rPr>
            </w:pPr>
          </w:p>
        </w:tc>
        <w:tc>
          <w:tcPr>
            <w:tcW w:w="3020" w:type="dxa"/>
          </w:tcPr>
          <w:p w14:paraId="17DF3A05" w14:textId="4194632A" w:rsidR="008F2AF4" w:rsidRPr="0084224A" w:rsidRDefault="00000000" w:rsidP="0084224A">
            <w:pPr>
              <w:spacing w:beforeLines="50" w:before="156" w:afterLines="50" w:after="156" w:line="300" w:lineRule="auto"/>
              <w:ind w:firstLineChars="200" w:firstLine="480"/>
              <w:rPr>
                <w:sz w:val="24"/>
              </w:rPr>
            </w:pPr>
            <m:oMathPara>
              <m:oMath>
                <m:sSub>
                  <m:sSubPr>
                    <m:ctrlPr>
                      <w:rPr>
                        <w:rFonts w:ascii="Cambria Math" w:hAnsi="Cambria Math"/>
                        <w:sz w:val="24"/>
                      </w:rPr>
                    </m:ctrlPr>
                  </m:sSubPr>
                  <m:e>
                    <m:r>
                      <w:rPr>
                        <w:rFonts w:ascii="Cambria Math" w:hAnsi="Cambria Math"/>
                        <w:sz w:val="24"/>
                      </w:rPr>
                      <m:t>r</m:t>
                    </m:r>
                  </m:e>
                  <m:sub>
                    <m:r>
                      <w:rPr>
                        <w:rFonts w:ascii="Cambria Math" w:hAnsi="Cambria Math"/>
                        <w:sz w:val="24"/>
                      </w:rPr>
                      <m:t>i</m:t>
                    </m:r>
                  </m:sub>
                </m:sSub>
                <m:r>
                  <m:rPr>
                    <m:sty m:val="p"/>
                  </m:rPr>
                  <w:rPr>
                    <w:rFonts w:ascii="Cambria Math" w:hAnsi="Cambria Math"/>
                    <w:sz w:val="24"/>
                  </w:rPr>
                  <m:t>∈{0,1},</m:t>
                </m:r>
                <m:r>
                  <w:rPr>
                    <w:rFonts w:ascii="Cambria Math" w:hAnsi="Cambria Math"/>
                    <w:sz w:val="24"/>
                  </w:rPr>
                  <m:t>i</m:t>
                </m:r>
                <m:r>
                  <m:rPr>
                    <m:sty m:val="p"/>
                  </m:rPr>
                  <w:rPr>
                    <w:rFonts w:ascii="Cambria Math" w:hAnsi="Cambria Math"/>
                    <w:sz w:val="24"/>
                  </w:rPr>
                  <m:t>=1,2,⋯</m:t>
                </m:r>
                <m:r>
                  <m:rPr>
                    <m:nor/>
                  </m:rPr>
                  <w:rPr>
                    <w:sz w:val="24"/>
                  </w:rPr>
                  <m:t> </m:t>
                </m:r>
                <m:r>
                  <m:rPr>
                    <m:sty m:val="p"/>
                  </m:rPr>
                  <w:rPr>
                    <w:rFonts w:ascii="Cambria Math" w:hAnsi="Cambria Math"/>
                    <w:sz w:val="24"/>
                  </w:rPr>
                  <m:t>,</m:t>
                </m:r>
                <m:r>
                  <w:rPr>
                    <w:rFonts w:ascii="Cambria Math" w:hAnsi="Cambria Math"/>
                    <w:sz w:val="24"/>
                  </w:rPr>
                  <m:t>n</m:t>
                </m:r>
              </m:oMath>
            </m:oMathPara>
          </w:p>
        </w:tc>
        <w:tc>
          <w:tcPr>
            <w:tcW w:w="3021" w:type="dxa"/>
          </w:tcPr>
          <w:p w14:paraId="69C18E22" w14:textId="185A7EFA" w:rsidR="008F2AF4" w:rsidRPr="0084224A" w:rsidRDefault="008F2AF4" w:rsidP="0084224A">
            <w:pPr>
              <w:spacing w:beforeLines="50" w:before="156" w:afterLines="50" w:after="156" w:line="300" w:lineRule="auto"/>
              <w:ind w:firstLineChars="200" w:firstLine="480"/>
              <w:rPr>
                <w:sz w:val="24"/>
              </w:rPr>
            </w:pPr>
            <w:r w:rsidRPr="0084224A">
              <w:rPr>
                <w:sz w:val="24"/>
              </w:rPr>
              <w:t>(4-1</w:t>
            </w:r>
            <w:r w:rsidRPr="0084224A">
              <w:rPr>
                <w:rFonts w:hint="eastAsia"/>
                <w:sz w:val="24"/>
              </w:rPr>
              <w:t>9</w:t>
            </w:r>
            <w:r w:rsidRPr="0084224A">
              <w:rPr>
                <w:sz w:val="24"/>
              </w:rPr>
              <w:t>)</w:t>
            </w:r>
          </w:p>
        </w:tc>
      </w:tr>
    </w:tbl>
    <w:p w14:paraId="3F2561CA" w14:textId="713BF0BD" w:rsidR="00CC78FD" w:rsidRPr="00E90BFC" w:rsidRDefault="0090339F" w:rsidP="0084224A">
      <w:pPr>
        <w:spacing w:beforeLines="50" w:before="156" w:afterLines="50" w:after="156" w:line="300" w:lineRule="auto"/>
        <w:ind w:firstLineChars="200" w:firstLine="480"/>
        <w:rPr>
          <w:sz w:val="24"/>
        </w:rPr>
      </w:pPr>
      <w:r w:rsidRPr="00E90BFC">
        <w:rPr>
          <w:rFonts w:hint="eastAsia"/>
          <w:sz w:val="24"/>
        </w:rPr>
        <w:t>目标函数</w:t>
      </w:r>
    </w:p>
    <w:p w14:paraId="6C96D87F" w14:textId="77777777" w:rsidR="0090339F" w:rsidRPr="00EB1A4B" w:rsidRDefault="0090339F" w:rsidP="00EB1A4B">
      <w:pPr>
        <w:spacing w:beforeLines="50" w:before="156" w:afterLines="50" w:after="156" w:line="300" w:lineRule="auto"/>
        <w:ind w:firstLineChars="200" w:firstLine="480"/>
        <w:rPr>
          <w:sz w:val="24"/>
        </w:rPr>
      </w:pPr>
      <w:r w:rsidRPr="00EB1A4B">
        <w:rPr>
          <w:sz w:val="24"/>
        </w:rPr>
        <w:t>柜门板材切割排版的核心目标是在满足边界约束、不重叠约束和旋转约束的前提下，提高板材利用率，减少边角料浪费。</w:t>
      </w:r>
    </w:p>
    <w:p w14:paraId="65ECA0FA" w14:textId="10E8CD5C" w:rsidR="008F2AF4" w:rsidRPr="00EB1A4B" w:rsidRDefault="0090339F" w:rsidP="00EB1A4B">
      <w:pPr>
        <w:spacing w:beforeLines="50" w:before="156" w:afterLines="50" w:after="156" w:line="300" w:lineRule="auto"/>
        <w:ind w:firstLineChars="200" w:firstLine="480"/>
        <w:rPr>
          <w:sz w:val="24"/>
        </w:rPr>
      </w:pPr>
      <w:r w:rsidRPr="00EB1A4B">
        <w:rPr>
          <w:sz w:val="24"/>
        </w:rPr>
        <w:t>对于单张板材，设成功放置到该板材中的板件集合为</w:t>
      </w:r>
      <m:oMath>
        <m:r>
          <w:rPr>
            <w:rFonts w:ascii="Cambria Math" w:hAnsi="Cambria Math"/>
            <w:sz w:val="24"/>
          </w:rPr>
          <m:t>P</m:t>
        </m:r>
      </m:oMath>
      <w:r w:rsidRPr="00EB1A4B">
        <w:rPr>
          <w:sz w:val="24"/>
        </w:rPr>
        <w:t>，则该板材的利用率可表示为：</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8F2AF4" w:rsidRPr="0084224A" w14:paraId="7F052A33" w14:textId="77777777" w:rsidTr="008F2AF4">
        <w:tc>
          <w:tcPr>
            <w:tcW w:w="3020" w:type="dxa"/>
          </w:tcPr>
          <w:p w14:paraId="73B5DDD0" w14:textId="77777777" w:rsidR="008F2AF4" w:rsidRPr="0084224A" w:rsidRDefault="008F2AF4" w:rsidP="0084224A">
            <w:pPr>
              <w:spacing w:beforeLines="50" w:before="156" w:afterLines="50" w:after="156" w:line="300" w:lineRule="auto"/>
              <w:ind w:firstLineChars="200" w:firstLine="480"/>
              <w:rPr>
                <w:sz w:val="24"/>
              </w:rPr>
            </w:pPr>
          </w:p>
        </w:tc>
        <w:tc>
          <w:tcPr>
            <w:tcW w:w="3020" w:type="dxa"/>
          </w:tcPr>
          <w:p w14:paraId="230B585E" w14:textId="48EAF924" w:rsidR="008F2AF4" w:rsidRPr="0084224A" w:rsidRDefault="008F2AF4" w:rsidP="0084224A">
            <w:pPr>
              <w:spacing w:beforeLines="50" w:before="156" w:afterLines="50" w:after="156" w:line="300" w:lineRule="auto"/>
              <w:ind w:firstLineChars="200" w:firstLine="480"/>
              <w:rPr>
                <w:sz w:val="24"/>
              </w:rPr>
            </w:pPr>
            <m:oMathPara>
              <m:oMath>
                <m:r>
                  <w:rPr>
                    <w:rFonts w:ascii="Cambria Math" w:hAnsi="Cambria Math"/>
                    <w:sz w:val="24"/>
                  </w:rPr>
                  <m:t>rate</m:t>
                </m:r>
                <m:r>
                  <m:rPr>
                    <m:sty m:val="p"/>
                  </m:rPr>
                  <w:rPr>
                    <w:rFonts w:ascii="Cambria Math" w:hAnsi="Cambria Math"/>
                    <w:sz w:val="24"/>
                  </w:rPr>
                  <m:t>=</m:t>
                </m:r>
                <m:f>
                  <m:fPr>
                    <m:ctrlPr>
                      <w:rPr>
                        <w:rFonts w:ascii="Cambria Math" w:hAnsi="Cambria Math"/>
                        <w:sz w:val="24"/>
                      </w:rPr>
                    </m:ctrlPr>
                  </m:fPr>
                  <m:num>
                    <m:nary>
                      <m:naryPr>
                        <m:chr m:val="∑"/>
                        <m:limLoc m:val="undOvr"/>
                        <m:grow m:val="1"/>
                        <m:supHide m:val="1"/>
                        <m:ctrlPr>
                          <w:rPr>
                            <w:rFonts w:ascii="Cambria Math" w:hAnsi="Cambria Math"/>
                            <w:sz w:val="24"/>
                          </w:rPr>
                        </m:ctrlPr>
                      </m:naryPr>
                      <m:sub>
                        <m:r>
                          <w:rPr>
                            <w:rFonts w:ascii="Cambria Math" w:hAnsi="Cambria Math"/>
                            <w:sz w:val="24"/>
                          </w:rPr>
                          <m:t>i</m:t>
                        </m:r>
                        <m:r>
                          <m:rPr>
                            <m:sty m:val="p"/>
                          </m:rPr>
                          <w:rPr>
                            <w:rFonts w:ascii="Cambria Math" w:hAnsi="Cambria Math"/>
                            <w:sz w:val="24"/>
                          </w:rPr>
                          <m:t>∈</m:t>
                        </m:r>
                        <m:r>
                          <w:rPr>
                            <w:rFonts w:ascii="Cambria Math" w:hAnsi="Cambria Math"/>
                            <w:sz w:val="24"/>
                          </w:rPr>
                          <m:t>P</m:t>
                        </m:r>
                      </m:sub>
                      <m:sup/>
                      <m:e>
                        <m:sSub>
                          <m:sSubPr>
                            <m:ctrlPr>
                              <w:rPr>
                                <w:rFonts w:ascii="Cambria Math" w:hAnsi="Cambria Math"/>
                                <w:sz w:val="24"/>
                              </w:rPr>
                            </m:ctrlPr>
                          </m:sSubPr>
                          <m:e>
                            <m:r>
                              <w:rPr>
                                <w:rFonts w:ascii="Cambria Math" w:hAnsi="Cambria Math"/>
                                <w:sz w:val="24"/>
                              </w:rPr>
                              <m:t>s</m:t>
                            </m:r>
                          </m:e>
                          <m:sub>
                            <m:r>
                              <w:rPr>
                                <w:rFonts w:ascii="Cambria Math" w:hAnsi="Cambria Math"/>
                                <w:sz w:val="24"/>
                              </w:rPr>
                              <m:t>i</m:t>
                            </m:r>
                          </m:sub>
                        </m:sSub>
                      </m:e>
                    </m:nary>
                  </m:num>
                  <m:den>
                    <m:r>
                      <w:rPr>
                        <w:rFonts w:ascii="Cambria Math" w:hAnsi="Cambria Math"/>
                        <w:sz w:val="24"/>
                      </w:rPr>
                      <m:t>S</m:t>
                    </m:r>
                  </m:den>
                </m:f>
              </m:oMath>
            </m:oMathPara>
          </w:p>
        </w:tc>
        <w:tc>
          <w:tcPr>
            <w:tcW w:w="3021" w:type="dxa"/>
          </w:tcPr>
          <w:p w14:paraId="0549E5E5" w14:textId="2B280DC1" w:rsidR="008F2AF4" w:rsidRPr="0084224A" w:rsidRDefault="008F2AF4" w:rsidP="0084224A">
            <w:pPr>
              <w:spacing w:beforeLines="50" w:before="156" w:afterLines="50" w:after="156" w:line="300" w:lineRule="auto"/>
              <w:ind w:firstLineChars="200" w:firstLine="480"/>
              <w:rPr>
                <w:sz w:val="24"/>
              </w:rPr>
            </w:pPr>
            <w:r w:rsidRPr="0084224A">
              <w:rPr>
                <w:sz w:val="24"/>
              </w:rPr>
              <w:t>(4-</w:t>
            </w:r>
            <w:r w:rsidRPr="0084224A">
              <w:rPr>
                <w:rFonts w:hint="eastAsia"/>
                <w:sz w:val="24"/>
              </w:rPr>
              <w:t>20</w:t>
            </w:r>
            <w:r w:rsidRPr="0084224A">
              <w:rPr>
                <w:sz w:val="24"/>
              </w:rPr>
              <w:t>)</w:t>
            </w:r>
          </w:p>
        </w:tc>
      </w:tr>
    </w:tbl>
    <w:p w14:paraId="775670DD" w14:textId="1B7EED01" w:rsidR="0090339F" w:rsidRPr="00EB1A4B" w:rsidRDefault="0090339F" w:rsidP="00EB1A4B">
      <w:pPr>
        <w:spacing w:beforeLines="50" w:before="156" w:afterLines="50" w:after="156" w:line="300" w:lineRule="auto"/>
        <w:ind w:firstLineChars="200" w:firstLine="480"/>
        <w:rPr>
          <w:sz w:val="24"/>
        </w:rPr>
      </w:pPr>
      <w:r w:rsidRPr="00EB1A4B">
        <w:rPr>
          <w:sz w:val="24"/>
        </w:rPr>
        <w:t>其中，</w:t>
      </w:r>
      <m:oMath>
        <m:r>
          <w:rPr>
            <w:rFonts w:ascii="Cambria Math" w:hAnsi="Cambria Math"/>
            <w:sz w:val="24"/>
          </w:rPr>
          <m:t>rate</m:t>
        </m:r>
      </m:oMath>
      <w:r w:rsidRPr="00EB1A4B">
        <w:rPr>
          <w:sz w:val="24"/>
        </w:rPr>
        <w:t>表示板材利用率，</w:t>
      </w:r>
      <m:oMath>
        <m:sSub>
          <m:sSubPr>
            <m:ctrlPr>
              <w:rPr>
                <w:rFonts w:ascii="Cambria Math" w:hAnsi="Cambria Math"/>
                <w:sz w:val="24"/>
              </w:rPr>
            </m:ctrlPr>
          </m:sSubPr>
          <m:e>
            <m:r>
              <w:rPr>
                <w:rFonts w:ascii="Cambria Math" w:hAnsi="Cambria Math"/>
                <w:sz w:val="24"/>
              </w:rPr>
              <m:t>s</m:t>
            </m:r>
          </m:e>
          <m:sub>
            <m:r>
              <w:rPr>
                <w:rFonts w:ascii="Cambria Math" w:hAnsi="Cambria Math"/>
                <w:sz w:val="24"/>
              </w:rPr>
              <m:t>i</m:t>
            </m:r>
          </m:sub>
        </m:sSub>
      </m:oMath>
      <w:r w:rsidRPr="00EB1A4B">
        <w:rPr>
          <w:sz w:val="24"/>
        </w:rPr>
        <w:t>表示第</w:t>
      </w:r>
      <m:oMath>
        <m:r>
          <w:rPr>
            <w:rFonts w:ascii="Cambria Math" w:hAnsi="Cambria Math"/>
            <w:sz w:val="24"/>
          </w:rPr>
          <m:t>i</m:t>
        </m:r>
      </m:oMath>
      <w:r w:rsidRPr="00EB1A4B">
        <w:rPr>
          <w:sz w:val="24"/>
        </w:rPr>
        <w:t>个板件的面积，</w:t>
      </w:r>
      <m:oMath>
        <m:r>
          <w:rPr>
            <w:rFonts w:ascii="Cambria Math" w:hAnsi="Cambria Math"/>
            <w:sz w:val="24"/>
          </w:rPr>
          <m:t>S</m:t>
        </m:r>
      </m:oMath>
      <w:r w:rsidRPr="00EB1A4B">
        <w:rPr>
          <w:sz w:val="24"/>
        </w:rPr>
        <w:t>表示单张板材面积。</w:t>
      </w:r>
    </w:p>
    <w:p w14:paraId="0C2B6C65" w14:textId="77777777" w:rsidR="008F2AF4" w:rsidRPr="00EB1A4B" w:rsidRDefault="0090339F" w:rsidP="00EB1A4B">
      <w:pPr>
        <w:spacing w:beforeLines="50" w:before="156" w:afterLines="50" w:after="156" w:line="300" w:lineRule="auto"/>
        <w:ind w:firstLineChars="200" w:firstLine="480"/>
        <w:rPr>
          <w:sz w:val="24"/>
        </w:rPr>
      </w:pPr>
      <w:r w:rsidRPr="00EB1A4B">
        <w:rPr>
          <w:sz w:val="24"/>
        </w:rPr>
        <w:t>因此，单张板材排样问题的优化目标可表示为：</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8F2AF4" w:rsidRPr="0084224A" w14:paraId="41FAD6E5" w14:textId="77777777" w:rsidTr="008F2AF4">
        <w:tc>
          <w:tcPr>
            <w:tcW w:w="3020" w:type="dxa"/>
          </w:tcPr>
          <w:p w14:paraId="257B3FBB" w14:textId="77777777" w:rsidR="008F2AF4" w:rsidRPr="0084224A" w:rsidRDefault="008F2AF4" w:rsidP="0084224A">
            <w:pPr>
              <w:spacing w:beforeLines="50" w:before="156" w:afterLines="50" w:after="156" w:line="300" w:lineRule="auto"/>
              <w:ind w:firstLineChars="200" w:firstLine="480"/>
              <w:rPr>
                <w:sz w:val="24"/>
              </w:rPr>
            </w:pPr>
          </w:p>
        </w:tc>
        <w:tc>
          <w:tcPr>
            <w:tcW w:w="3020" w:type="dxa"/>
          </w:tcPr>
          <w:p w14:paraId="0448BE48" w14:textId="08A72052" w:rsidR="008F2AF4" w:rsidRPr="0084224A" w:rsidRDefault="008F2AF4" w:rsidP="0084224A">
            <w:pPr>
              <w:spacing w:beforeLines="50" w:before="156" w:afterLines="50" w:after="156" w:line="300" w:lineRule="auto"/>
              <w:ind w:firstLineChars="200" w:firstLine="480"/>
              <w:rPr>
                <w:sz w:val="24"/>
              </w:rPr>
            </w:pPr>
            <m:oMathPara>
              <m:oMath>
                <m:r>
                  <m:rPr>
                    <m:sty m:val="p"/>
                  </m:rPr>
                  <w:rPr>
                    <w:rFonts w:ascii="Cambria Math" w:hAnsi="Cambria Math"/>
                    <w:sz w:val="24"/>
                  </w:rPr>
                  <m:t>max⁡</m:t>
                </m:r>
                <m:r>
                  <w:rPr>
                    <w:rFonts w:ascii="Cambria Math" w:hAnsi="Cambria Math"/>
                    <w:sz w:val="24"/>
                  </w:rPr>
                  <m:t>rate</m:t>
                </m:r>
              </m:oMath>
            </m:oMathPara>
          </w:p>
        </w:tc>
        <w:tc>
          <w:tcPr>
            <w:tcW w:w="3021" w:type="dxa"/>
          </w:tcPr>
          <w:p w14:paraId="75B87F5C" w14:textId="3F327798" w:rsidR="008F2AF4" w:rsidRPr="0084224A" w:rsidRDefault="008F2AF4" w:rsidP="0084224A">
            <w:pPr>
              <w:spacing w:beforeLines="50" w:before="156" w:afterLines="50" w:after="156" w:line="300" w:lineRule="auto"/>
              <w:ind w:firstLineChars="200" w:firstLine="480"/>
              <w:rPr>
                <w:sz w:val="24"/>
              </w:rPr>
            </w:pPr>
            <w:r w:rsidRPr="0084224A">
              <w:rPr>
                <w:sz w:val="24"/>
              </w:rPr>
              <w:t>(4-</w:t>
            </w:r>
            <w:r w:rsidRPr="0084224A">
              <w:rPr>
                <w:rFonts w:hint="eastAsia"/>
                <w:sz w:val="24"/>
              </w:rPr>
              <w:t>21</w:t>
            </w:r>
            <w:r w:rsidRPr="0084224A">
              <w:rPr>
                <w:sz w:val="24"/>
              </w:rPr>
              <w:t>)</w:t>
            </w:r>
          </w:p>
        </w:tc>
      </w:tr>
    </w:tbl>
    <w:p w14:paraId="12D8ECCA" w14:textId="672D32B7" w:rsidR="008F2AF4" w:rsidRPr="00EB1A4B" w:rsidRDefault="0090339F" w:rsidP="00EB1A4B">
      <w:pPr>
        <w:spacing w:beforeLines="50" w:before="156" w:afterLines="50" w:after="156" w:line="300" w:lineRule="auto"/>
        <w:ind w:firstLineChars="200" w:firstLine="480"/>
        <w:rPr>
          <w:sz w:val="24"/>
        </w:rPr>
      </w:pPr>
      <w:r w:rsidRPr="00EB1A4B">
        <w:rPr>
          <w:sz w:val="24"/>
        </w:rPr>
        <w:t>当订单中的板件数量较多，单张板材无法容纳全部板件时，需要使用多张相同规格的板材进行排样。设第</w:t>
      </w:r>
      <m:oMath>
        <m:r>
          <w:rPr>
            <w:rFonts w:ascii="Cambria Math" w:hAnsi="Cambria Math"/>
            <w:sz w:val="24"/>
          </w:rPr>
          <m:t>k</m:t>
        </m:r>
      </m:oMath>
      <w:r w:rsidRPr="00EB1A4B">
        <w:rPr>
          <w:sz w:val="24"/>
        </w:rPr>
        <w:t>张板材中成功放置的板件集合为</w:t>
      </w:r>
      <m:oMath>
        <m:sSub>
          <m:sSubPr>
            <m:ctrlPr>
              <w:rPr>
                <w:rFonts w:ascii="Cambria Math" w:hAnsi="Cambria Math"/>
                <w:sz w:val="24"/>
              </w:rPr>
            </m:ctrlPr>
          </m:sSubPr>
          <m:e>
            <m:r>
              <w:rPr>
                <w:rFonts w:ascii="Cambria Math" w:hAnsi="Cambria Math"/>
                <w:sz w:val="24"/>
              </w:rPr>
              <m:t>P</m:t>
            </m:r>
          </m:e>
          <m:sub>
            <m:r>
              <w:rPr>
                <w:rFonts w:ascii="Cambria Math" w:hAnsi="Cambria Math"/>
                <w:sz w:val="24"/>
              </w:rPr>
              <m:t>k</m:t>
            </m:r>
          </m:sub>
        </m:sSub>
      </m:oMath>
      <w:r w:rsidRPr="00EB1A4B">
        <w:rPr>
          <w:sz w:val="24"/>
        </w:rPr>
        <w:t>，使用的板材数量为</w:t>
      </w:r>
      <m:oMath>
        <m:r>
          <w:rPr>
            <w:rFonts w:ascii="Cambria Math" w:hAnsi="Cambria Math"/>
            <w:sz w:val="24"/>
          </w:rPr>
          <m:t>m</m:t>
        </m:r>
      </m:oMath>
      <w:r w:rsidRPr="00EB1A4B">
        <w:rPr>
          <w:sz w:val="24"/>
        </w:rPr>
        <w:t>，则所有板件应满足：</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3488"/>
        <w:gridCol w:w="3021"/>
      </w:tblGrid>
      <w:tr w:rsidR="008F2AF4" w:rsidRPr="0084224A" w14:paraId="6413DD70" w14:textId="77777777" w:rsidTr="00A07EC6">
        <w:tc>
          <w:tcPr>
            <w:tcW w:w="2552" w:type="dxa"/>
          </w:tcPr>
          <w:p w14:paraId="2D2D4D48" w14:textId="77777777" w:rsidR="008F2AF4" w:rsidRPr="0084224A" w:rsidRDefault="008F2AF4" w:rsidP="0084224A">
            <w:pPr>
              <w:spacing w:beforeLines="50" w:before="156" w:afterLines="50" w:after="156" w:line="300" w:lineRule="auto"/>
              <w:ind w:firstLineChars="200" w:firstLine="480"/>
              <w:rPr>
                <w:sz w:val="24"/>
              </w:rPr>
            </w:pPr>
          </w:p>
        </w:tc>
        <w:tc>
          <w:tcPr>
            <w:tcW w:w="3488" w:type="dxa"/>
          </w:tcPr>
          <w:p w14:paraId="3DFA8FBC" w14:textId="003DB2BE" w:rsidR="008F2AF4" w:rsidRPr="0084224A" w:rsidRDefault="00000000" w:rsidP="0084224A">
            <w:pPr>
              <w:spacing w:beforeLines="50" w:before="156" w:afterLines="50" w:after="156" w:line="300" w:lineRule="auto"/>
              <w:ind w:firstLineChars="200" w:firstLine="480"/>
              <w:rPr>
                <w:sz w:val="24"/>
              </w:rPr>
            </w:pPr>
            <m:oMathPara>
              <m:oMath>
                <m:sSub>
                  <m:sSubPr>
                    <m:ctrlPr>
                      <w:rPr>
                        <w:rFonts w:ascii="Cambria Math" w:hAnsi="Cambria Math"/>
                        <w:sz w:val="24"/>
                      </w:rPr>
                    </m:ctrlPr>
                  </m:sSubPr>
                  <m:e>
                    <m:r>
                      <w:rPr>
                        <w:rFonts w:ascii="Cambria Math" w:hAnsi="Cambria Math"/>
                        <w:sz w:val="24"/>
                      </w:rPr>
                      <m:t>P</m:t>
                    </m:r>
                  </m:e>
                  <m:sub>
                    <m:r>
                      <m:rPr>
                        <m:sty m:val="p"/>
                      </m:rPr>
                      <w:rPr>
                        <w:rFonts w:ascii="Cambria Math" w:hAnsi="Cambria Math"/>
                        <w:sz w:val="24"/>
                      </w:rPr>
                      <m:t>1</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P</m:t>
                    </m:r>
                  </m:e>
                  <m:sub>
                    <m:r>
                      <m:rPr>
                        <m:sty m:val="p"/>
                      </m:rPr>
                      <w:rPr>
                        <w:rFonts w:ascii="Cambria Math" w:hAnsi="Cambria Math"/>
                        <w:sz w:val="24"/>
                      </w:rPr>
                      <m:t>2</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P</m:t>
                    </m:r>
                  </m:e>
                  <m:sub>
                    <m:r>
                      <w:rPr>
                        <w:rFonts w:ascii="Cambria Math" w:hAnsi="Cambria Math"/>
                        <w:sz w:val="24"/>
                      </w:rPr>
                      <m:t>m</m:t>
                    </m:r>
                  </m:sub>
                </m:sSub>
                <m:r>
                  <m:rPr>
                    <m:sty m:val="p"/>
                  </m:rPr>
                  <w:rPr>
                    <w:rFonts w:ascii="Cambria Math" w:hAnsi="Cambria Math"/>
                    <w:sz w:val="24"/>
                  </w:rPr>
                  <m:t>={1,2,⋯</m:t>
                </m:r>
                <m:r>
                  <m:rPr>
                    <m:nor/>
                  </m:rPr>
                  <w:rPr>
                    <w:sz w:val="24"/>
                  </w:rPr>
                  <m:t> </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oMath>
            </m:oMathPara>
          </w:p>
        </w:tc>
        <w:tc>
          <w:tcPr>
            <w:tcW w:w="3021" w:type="dxa"/>
          </w:tcPr>
          <w:p w14:paraId="5068EB33" w14:textId="195E9011" w:rsidR="008F2AF4" w:rsidRPr="0084224A" w:rsidRDefault="008F2AF4" w:rsidP="0084224A">
            <w:pPr>
              <w:spacing w:beforeLines="50" w:before="156" w:afterLines="50" w:after="156" w:line="300" w:lineRule="auto"/>
              <w:ind w:firstLineChars="200" w:firstLine="480"/>
              <w:rPr>
                <w:sz w:val="24"/>
              </w:rPr>
            </w:pPr>
            <w:r w:rsidRPr="0084224A">
              <w:rPr>
                <w:sz w:val="24"/>
              </w:rPr>
              <w:t>(4-</w:t>
            </w:r>
            <w:r w:rsidRPr="0084224A">
              <w:rPr>
                <w:rFonts w:hint="eastAsia"/>
                <w:sz w:val="24"/>
              </w:rPr>
              <w:t>22</w:t>
            </w:r>
            <w:r w:rsidRPr="0084224A">
              <w:rPr>
                <w:sz w:val="24"/>
              </w:rPr>
              <w:t>)</w:t>
            </w:r>
          </w:p>
        </w:tc>
      </w:tr>
    </w:tbl>
    <w:p w14:paraId="14FED173" w14:textId="1A246C0A" w:rsidR="008F2AF4" w:rsidRPr="00EB1A4B" w:rsidRDefault="0090339F" w:rsidP="00EB1A4B">
      <w:pPr>
        <w:spacing w:beforeLines="50" w:before="156" w:afterLines="50" w:after="156" w:line="300" w:lineRule="auto"/>
        <w:ind w:firstLineChars="200" w:firstLine="480"/>
        <w:rPr>
          <w:sz w:val="24"/>
        </w:rPr>
      </w:pPr>
      <w:r w:rsidRPr="00EB1A4B">
        <w:rPr>
          <w:sz w:val="24"/>
        </w:rPr>
        <w:t>并且任意两张不同板材中的板件集合互不相交：</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8F2AF4" w:rsidRPr="0084224A" w14:paraId="61FA60DB" w14:textId="77777777" w:rsidTr="008F2AF4">
        <w:tc>
          <w:tcPr>
            <w:tcW w:w="3020" w:type="dxa"/>
          </w:tcPr>
          <w:p w14:paraId="4BB5F7EA" w14:textId="77777777" w:rsidR="008F2AF4" w:rsidRPr="0084224A" w:rsidRDefault="008F2AF4" w:rsidP="0084224A">
            <w:pPr>
              <w:spacing w:beforeLines="50" w:before="156" w:afterLines="50" w:after="156" w:line="300" w:lineRule="auto"/>
              <w:ind w:firstLineChars="200" w:firstLine="480"/>
              <w:rPr>
                <w:sz w:val="24"/>
              </w:rPr>
            </w:pPr>
          </w:p>
        </w:tc>
        <w:tc>
          <w:tcPr>
            <w:tcW w:w="3020" w:type="dxa"/>
          </w:tcPr>
          <w:p w14:paraId="1EF499C9" w14:textId="7FEC33DD" w:rsidR="008F2AF4" w:rsidRPr="0084224A" w:rsidRDefault="00000000" w:rsidP="0084224A">
            <w:pPr>
              <w:spacing w:beforeLines="50" w:before="156" w:afterLines="50" w:after="156" w:line="300" w:lineRule="auto"/>
              <w:ind w:firstLineChars="200" w:firstLine="480"/>
              <w:rPr>
                <w:sz w:val="24"/>
              </w:rPr>
            </w:pPr>
            <m:oMathPara>
              <m:oMath>
                <m:sSub>
                  <m:sSubPr>
                    <m:ctrlPr>
                      <w:rPr>
                        <w:rFonts w:ascii="Cambria Math" w:hAnsi="Cambria Math"/>
                        <w:sz w:val="24"/>
                      </w:rPr>
                    </m:ctrlPr>
                  </m:sSubPr>
                  <m:e>
                    <m:r>
                      <w:rPr>
                        <w:rFonts w:ascii="Cambria Math" w:hAnsi="Cambria Math"/>
                        <w:sz w:val="24"/>
                      </w:rPr>
                      <m:t>P</m:t>
                    </m:r>
                  </m:e>
                  <m:sub>
                    <m:r>
                      <w:rPr>
                        <w:rFonts w:ascii="Cambria Math" w:hAnsi="Cambria Math"/>
                        <w:sz w:val="24"/>
                      </w:rPr>
                      <m:t>a</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P</m:t>
                    </m:r>
                  </m:e>
                  <m:sub>
                    <m:r>
                      <w:rPr>
                        <w:rFonts w:ascii="Cambria Math" w:hAnsi="Cambria Math"/>
                        <w:sz w:val="24"/>
                      </w:rPr>
                      <m:t>b</m:t>
                    </m:r>
                  </m:sub>
                </m:sSub>
                <m:r>
                  <m:rPr>
                    <m:sty m:val="p"/>
                  </m:rPr>
                  <w:rPr>
                    <w:rFonts w:ascii="Cambria Math" w:hAnsi="Cambria Math"/>
                    <w:sz w:val="24"/>
                  </w:rPr>
                  <m:t>=∅,</m:t>
                </m:r>
                <m:r>
                  <w:rPr>
                    <w:rFonts w:ascii="Cambria Math" w:hAnsi="Cambria Math"/>
                    <w:sz w:val="24"/>
                  </w:rPr>
                  <m:t>a</m:t>
                </m:r>
                <m:r>
                  <m:rPr>
                    <m:sty m:val="p"/>
                  </m:rPr>
                  <w:rPr>
                    <w:rFonts w:ascii="Cambria Math" w:hAnsi="Cambria Math"/>
                    <w:sz w:val="24"/>
                  </w:rPr>
                  <m:t>≠</m:t>
                </m:r>
                <m:r>
                  <w:rPr>
                    <w:rFonts w:ascii="Cambria Math" w:hAnsi="Cambria Math"/>
                    <w:sz w:val="24"/>
                  </w:rPr>
                  <m:t>b</m:t>
                </m:r>
              </m:oMath>
            </m:oMathPara>
          </w:p>
        </w:tc>
        <w:tc>
          <w:tcPr>
            <w:tcW w:w="3021" w:type="dxa"/>
          </w:tcPr>
          <w:p w14:paraId="28BC7C54" w14:textId="3B49E90F" w:rsidR="008F2AF4" w:rsidRPr="0084224A" w:rsidRDefault="008F2AF4" w:rsidP="0084224A">
            <w:pPr>
              <w:spacing w:beforeLines="50" w:before="156" w:afterLines="50" w:after="156" w:line="300" w:lineRule="auto"/>
              <w:ind w:firstLineChars="200" w:firstLine="480"/>
              <w:rPr>
                <w:sz w:val="24"/>
              </w:rPr>
            </w:pPr>
            <w:r w:rsidRPr="0084224A">
              <w:rPr>
                <w:sz w:val="24"/>
              </w:rPr>
              <w:t>(4-</w:t>
            </w:r>
            <w:r w:rsidRPr="0084224A">
              <w:rPr>
                <w:rFonts w:hint="eastAsia"/>
                <w:sz w:val="24"/>
              </w:rPr>
              <w:t>23</w:t>
            </w:r>
            <w:r w:rsidRPr="0084224A">
              <w:rPr>
                <w:sz w:val="24"/>
              </w:rPr>
              <w:t>)</w:t>
            </w:r>
          </w:p>
        </w:tc>
      </w:tr>
    </w:tbl>
    <w:p w14:paraId="57FB75BA" w14:textId="7923D791" w:rsidR="008F2AF4" w:rsidRPr="00EB1A4B" w:rsidRDefault="0090339F" w:rsidP="00EB1A4B">
      <w:pPr>
        <w:spacing w:beforeLines="50" w:before="156" w:afterLines="50" w:after="156" w:line="300" w:lineRule="auto"/>
        <w:ind w:firstLineChars="200" w:firstLine="480"/>
        <w:rPr>
          <w:sz w:val="24"/>
        </w:rPr>
      </w:pPr>
      <w:r w:rsidRPr="00EB1A4B">
        <w:rPr>
          <w:sz w:val="24"/>
        </w:rPr>
        <w:t>在多板材排样场景下，系统希望在完成全部板件排样的前提下尽可能减少板材使用数量，因此目标函数可表示为：</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8F2AF4" w:rsidRPr="0084224A" w14:paraId="707BE2E5" w14:textId="77777777" w:rsidTr="008F2AF4">
        <w:tc>
          <w:tcPr>
            <w:tcW w:w="3020" w:type="dxa"/>
          </w:tcPr>
          <w:p w14:paraId="6AF4D50D" w14:textId="77777777" w:rsidR="008F2AF4" w:rsidRPr="0084224A" w:rsidRDefault="008F2AF4" w:rsidP="0084224A">
            <w:pPr>
              <w:spacing w:beforeLines="50" w:before="156" w:afterLines="50" w:after="156" w:line="300" w:lineRule="auto"/>
              <w:ind w:firstLineChars="200" w:firstLine="480"/>
              <w:rPr>
                <w:sz w:val="24"/>
              </w:rPr>
            </w:pPr>
          </w:p>
        </w:tc>
        <w:tc>
          <w:tcPr>
            <w:tcW w:w="3020" w:type="dxa"/>
          </w:tcPr>
          <w:p w14:paraId="4D9E39ED" w14:textId="279C2CB2" w:rsidR="008F2AF4" w:rsidRPr="0084224A" w:rsidRDefault="00000000" w:rsidP="0084224A">
            <w:pPr>
              <w:spacing w:beforeLines="50" w:before="156" w:afterLines="50" w:after="156" w:line="300" w:lineRule="auto"/>
              <w:ind w:firstLineChars="200" w:firstLine="480"/>
              <w:rPr>
                <w:sz w:val="24"/>
              </w:rPr>
            </w:pPr>
            <m:oMathPara>
              <m:oMath>
                <m:func>
                  <m:funcPr>
                    <m:ctrlPr>
                      <w:rPr>
                        <w:rFonts w:ascii="Cambria Math" w:hAnsi="Cambria Math"/>
                        <w:sz w:val="24"/>
                      </w:rPr>
                    </m:ctrlPr>
                  </m:funcPr>
                  <m:fName>
                    <m:r>
                      <m:rPr>
                        <m:sty m:val="p"/>
                      </m:rPr>
                      <w:rPr>
                        <w:rFonts w:ascii="Cambria Math" w:hAnsi="Cambria Math"/>
                        <w:sz w:val="24"/>
                      </w:rPr>
                      <m:t>min</m:t>
                    </m:r>
                  </m:fName>
                  <m:e>
                    <m:r>
                      <w:rPr>
                        <w:rFonts w:ascii="Cambria Math" w:hAnsi="Cambria Math"/>
                        <w:sz w:val="24"/>
                      </w:rPr>
                      <m:t>m</m:t>
                    </m:r>
                  </m:e>
                </m:func>
              </m:oMath>
            </m:oMathPara>
          </w:p>
        </w:tc>
        <w:tc>
          <w:tcPr>
            <w:tcW w:w="3021" w:type="dxa"/>
          </w:tcPr>
          <w:p w14:paraId="4A2109A5" w14:textId="5E18D327" w:rsidR="008F2AF4" w:rsidRPr="0084224A" w:rsidRDefault="008F2AF4" w:rsidP="0084224A">
            <w:pPr>
              <w:spacing w:beforeLines="50" w:before="156" w:afterLines="50" w:after="156" w:line="300" w:lineRule="auto"/>
              <w:ind w:firstLineChars="200" w:firstLine="480"/>
              <w:rPr>
                <w:sz w:val="24"/>
              </w:rPr>
            </w:pPr>
            <w:r w:rsidRPr="0084224A">
              <w:rPr>
                <w:sz w:val="24"/>
              </w:rPr>
              <w:t>(4-</w:t>
            </w:r>
            <w:r w:rsidRPr="0084224A">
              <w:rPr>
                <w:rFonts w:hint="eastAsia"/>
                <w:sz w:val="24"/>
              </w:rPr>
              <w:t>24</w:t>
            </w:r>
            <w:r w:rsidRPr="0084224A">
              <w:rPr>
                <w:sz w:val="24"/>
              </w:rPr>
              <w:t>)</w:t>
            </w:r>
          </w:p>
        </w:tc>
      </w:tr>
    </w:tbl>
    <w:p w14:paraId="241ABAC5" w14:textId="0C9F704D" w:rsidR="0090339F" w:rsidRPr="00EB1A4B" w:rsidRDefault="0090339F" w:rsidP="00EB1A4B">
      <w:pPr>
        <w:spacing w:beforeLines="50" w:before="156" w:afterLines="50" w:after="156" w:line="300" w:lineRule="auto"/>
        <w:ind w:firstLineChars="200" w:firstLine="480"/>
        <w:rPr>
          <w:sz w:val="24"/>
        </w:rPr>
      </w:pPr>
      <w:r w:rsidRPr="00EB1A4B">
        <w:rPr>
          <w:sz w:val="24"/>
        </w:rPr>
        <w:t>由于提高单张板材利用率通常可以减少总体板材使用数量，因此单板材利用率最大化和多板材数量最小化在实际排样过程中具有一致性。本文后续采用</w:t>
      </w:r>
      <w:r w:rsidRPr="00EB1A4B">
        <w:rPr>
          <w:sz w:val="24"/>
        </w:rPr>
        <w:t>“</w:t>
      </w:r>
      <w:r w:rsidRPr="00EB1A4B">
        <w:rPr>
          <w:sz w:val="24"/>
        </w:rPr>
        <w:t>排列编码</w:t>
      </w:r>
      <w:r w:rsidRPr="00EB1A4B">
        <w:rPr>
          <w:sz w:val="24"/>
        </w:rPr>
        <w:t>+</w:t>
      </w:r>
      <w:r w:rsidRPr="00EB1A4B">
        <w:rPr>
          <w:sz w:val="24"/>
        </w:rPr>
        <w:t>天际线解码</w:t>
      </w:r>
      <w:r w:rsidRPr="00EB1A4B">
        <w:rPr>
          <w:sz w:val="24"/>
        </w:rPr>
        <w:t>+</w:t>
      </w:r>
      <w:r w:rsidRPr="00EB1A4B">
        <w:rPr>
          <w:sz w:val="24"/>
        </w:rPr>
        <w:t>禁忌搜索优化</w:t>
      </w:r>
      <w:r w:rsidRPr="00EB1A4B">
        <w:rPr>
          <w:sz w:val="24"/>
        </w:rPr>
        <w:t>”</w:t>
      </w:r>
      <w:r w:rsidRPr="00EB1A4B">
        <w:rPr>
          <w:sz w:val="24"/>
        </w:rPr>
        <w:t>的方式进行求解，即通过禁忌搜索优化板件放置顺序，再利用天际线算法生成具体的板件放置坐标，从而在可接受的时间内获得较优排样方案。</w:t>
      </w:r>
    </w:p>
    <w:p w14:paraId="2ED7A6BF" w14:textId="3EC5E99C" w:rsidR="00764AAB" w:rsidRDefault="00977DD3" w:rsidP="00032BBC">
      <w:pPr>
        <w:pStyle w:val="2"/>
        <w:numPr>
          <w:ilvl w:val="1"/>
          <w:numId w:val="9"/>
        </w:numPr>
        <w:spacing w:before="156" w:after="156"/>
      </w:pPr>
      <w:r w:rsidRPr="00977DD3">
        <w:t>排样算法总体</w:t>
      </w:r>
      <w:r w:rsidRPr="00032BBC">
        <w:rPr>
          <w:color w:val="000000"/>
          <w:szCs w:val="30"/>
        </w:rPr>
        <w:t>框架</w:t>
      </w:r>
    </w:p>
    <w:p w14:paraId="2CE6429C" w14:textId="17FBEAC2" w:rsidR="00B841AC" w:rsidRPr="00EB1A4B" w:rsidRDefault="00B841AC" w:rsidP="00EB1A4B">
      <w:pPr>
        <w:spacing w:beforeLines="50" w:before="156" w:afterLines="50" w:after="156" w:line="300" w:lineRule="auto"/>
        <w:ind w:firstLineChars="200" w:firstLine="480"/>
        <w:rPr>
          <w:sz w:val="24"/>
        </w:rPr>
      </w:pPr>
      <w:r w:rsidRPr="00EB1A4B">
        <w:rPr>
          <w:sz w:val="24"/>
        </w:rPr>
        <w:t>在完成排样问题数学模型构建后，需要进一步设计适合系统实现的求解框架。由于柜门板材切割排样问题属于二维矩形装箱问题，待排板件数量增加后，可能的排布组合数量会迅速增大，若采用穷举方式寻找最优解，将难以在实际生产场景中满足计算效率要求。因此，本文采用</w:t>
      </w:r>
      <w:r w:rsidRPr="00EB1A4B">
        <w:rPr>
          <w:sz w:val="24"/>
        </w:rPr>
        <w:t>“</w:t>
      </w:r>
      <w:r w:rsidRPr="00EB1A4B">
        <w:rPr>
          <w:sz w:val="24"/>
        </w:rPr>
        <w:t>排列编码</w:t>
      </w:r>
      <w:r w:rsidRPr="00EB1A4B">
        <w:rPr>
          <w:sz w:val="24"/>
        </w:rPr>
        <w:t>+</w:t>
      </w:r>
      <w:r w:rsidRPr="00EB1A4B">
        <w:rPr>
          <w:sz w:val="24"/>
        </w:rPr>
        <w:t>启发式解码</w:t>
      </w:r>
      <w:r w:rsidRPr="00EB1A4B">
        <w:rPr>
          <w:sz w:val="24"/>
        </w:rPr>
        <w:t>+</w:t>
      </w:r>
      <w:r w:rsidRPr="00EB1A4B">
        <w:rPr>
          <w:sz w:val="24"/>
        </w:rPr>
        <w:t>元启发式搜索</w:t>
      </w:r>
      <w:r w:rsidRPr="00EB1A4B">
        <w:rPr>
          <w:sz w:val="24"/>
        </w:rPr>
        <w:t>”</w:t>
      </w:r>
      <w:r w:rsidRPr="00EB1A4B">
        <w:rPr>
          <w:sz w:val="24"/>
        </w:rPr>
        <w:t>的求解框架，将复杂的二维坐标优化问题转化为工件排列顺序优化问题，再通过天际线算法将排列序列解码为具体的排样方案。该思路来源于原方案中对排样问题求解框架的设计，即通过排列编码确定工件放置顺序，再使用天际线算法确定具体坐标，并结合禁忌搜索在排列空间中进行优化。</w:t>
      </w:r>
    </w:p>
    <w:p w14:paraId="18961412" w14:textId="13EC2485" w:rsidR="00B841AC" w:rsidRPr="00EB1A4B" w:rsidRDefault="00B841AC" w:rsidP="00EB1A4B">
      <w:pPr>
        <w:spacing w:beforeLines="50" w:before="156" w:afterLines="50" w:after="156" w:line="300" w:lineRule="auto"/>
        <w:ind w:firstLineChars="200" w:firstLine="480"/>
        <w:rPr>
          <w:sz w:val="24"/>
        </w:rPr>
      </w:pPr>
      <w:r w:rsidRPr="00EB1A4B">
        <w:rPr>
          <w:sz w:val="24"/>
        </w:rPr>
        <w:t>排样算法总体流程如图</w:t>
      </w:r>
      <w:r w:rsidRPr="00EB1A4B">
        <w:rPr>
          <w:sz w:val="24"/>
        </w:rPr>
        <w:t>4-</w:t>
      </w:r>
      <w:r w:rsidRPr="00EB1A4B">
        <w:rPr>
          <w:rFonts w:hint="eastAsia"/>
          <w:sz w:val="24"/>
        </w:rPr>
        <w:t>1</w:t>
      </w:r>
      <w:r w:rsidRPr="00EB1A4B">
        <w:rPr>
          <w:sz w:val="24"/>
        </w:rPr>
        <w:t>所示。</w:t>
      </w:r>
    </w:p>
    <w:p w14:paraId="65FFDDEC" w14:textId="77777777" w:rsidR="00B841AC" w:rsidRDefault="00B841AC" w:rsidP="00B841AC">
      <w:pPr>
        <w:spacing w:beforeLines="50" w:before="156" w:afterLines="50" w:after="156" w:line="300" w:lineRule="auto"/>
        <w:jc w:val="center"/>
      </w:pPr>
      <w:r>
        <w:object w:dxaOrig="4470" w:dyaOrig="7695" w14:anchorId="6E58F6C5">
          <v:shape id="_x0000_i1028" type="#_x0000_t75" style="width:223.5pt;height:385.05pt" o:ole="">
            <v:imagedata r:id="rId32" o:title=""/>
          </v:shape>
          <o:OLEObject Type="Embed" ProgID="Visio.Drawing.15" ShapeID="_x0000_i1028" DrawAspect="Content" ObjectID="_1840126120" r:id="rId33"/>
        </w:object>
      </w:r>
    </w:p>
    <w:p w14:paraId="23F19867" w14:textId="3B274BEC" w:rsidR="00B841AC" w:rsidRDefault="00B841AC" w:rsidP="00B841AC">
      <w:pPr>
        <w:spacing w:beforeLines="50" w:before="156" w:afterLines="50" w:after="156" w:line="300" w:lineRule="auto"/>
        <w:jc w:val="center"/>
        <w:rPr>
          <w:sz w:val="24"/>
        </w:rPr>
      </w:pPr>
      <w:r>
        <w:rPr>
          <w:rFonts w:hint="eastAsia"/>
          <w:sz w:val="24"/>
        </w:rPr>
        <w:t>图</w:t>
      </w:r>
      <w:r>
        <w:rPr>
          <w:rFonts w:hint="eastAsia"/>
          <w:sz w:val="24"/>
        </w:rPr>
        <w:t xml:space="preserve">4-1 </w:t>
      </w:r>
      <w:r>
        <w:rPr>
          <w:rFonts w:hint="eastAsia"/>
          <w:sz w:val="24"/>
        </w:rPr>
        <w:t>排样算法流程图</w:t>
      </w:r>
    </w:p>
    <w:p w14:paraId="630A8C62" w14:textId="7E0FA7BE" w:rsidR="00B841AC" w:rsidRDefault="00B841AC" w:rsidP="00EB1A4B">
      <w:pPr>
        <w:spacing w:beforeLines="50" w:before="156" w:afterLines="50" w:after="156" w:line="300" w:lineRule="auto"/>
        <w:ind w:firstLineChars="200" w:firstLine="480"/>
      </w:pPr>
      <w:r w:rsidRPr="00EB1A4B">
        <w:rPr>
          <w:sz w:val="24"/>
        </w:rPr>
        <w:t>算法整体流程可以概括为：首先读取订单中的板件尺寸、数量、板材规格以及排样参数；然后将待排板件转换为工件列表，并构造初始排列；接着通过禁忌搜索不断调整工件排列顺序，对每一个候选排列调用天际线算法进行解码，得到具体的板件坐标、旋转状态和板材利用率；最后根据评价结果选择较优排样方案。当单张板材无法容纳全部板件时，系统将已成功放置的板件从待排列表中移除，并继续使用新的板材对剩余板件进行排样，直至所有板件完成排布或判定存在无法放入板材的异常板件。</w:t>
      </w:r>
    </w:p>
    <w:p w14:paraId="0CECFCA5" w14:textId="607FFF25" w:rsidR="00B841AC" w:rsidRPr="00E90BFC" w:rsidRDefault="00B841AC" w:rsidP="00032BBC">
      <w:pPr>
        <w:pStyle w:val="31"/>
        <w:numPr>
          <w:ilvl w:val="2"/>
          <w:numId w:val="9"/>
        </w:numPr>
      </w:pPr>
      <w:r w:rsidRPr="00E90BFC">
        <w:rPr>
          <w:rFonts w:hint="eastAsia"/>
        </w:rPr>
        <w:t>排列编码方案</w:t>
      </w:r>
    </w:p>
    <w:p w14:paraId="63817661" w14:textId="77777777" w:rsidR="00EB1A4B" w:rsidRPr="00EB1A4B" w:rsidRDefault="00B841AC" w:rsidP="00EB1A4B">
      <w:pPr>
        <w:spacing w:beforeLines="50" w:before="156" w:afterLines="50" w:after="156" w:line="300" w:lineRule="auto"/>
        <w:ind w:firstLineChars="200" w:firstLine="480"/>
        <w:rPr>
          <w:sz w:val="24"/>
        </w:rPr>
      </w:pPr>
      <w:r w:rsidRPr="00EB1A4B">
        <w:rPr>
          <w:sz w:val="24"/>
        </w:rPr>
        <w:t>在数学模型中，一个完整排样方案需要确定每个板件的放置坐标和旋转状态。如果直接对所有板件的坐标进行搜索，搜索空间较大，且需要频繁处理复杂的边界约束和不重叠约束。为降低求解难度，本文采用基于排列的编码方式，将一个候选解表示为工件编号的排列序列：</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EB1A4B" w14:paraId="0ECD2B8B" w14:textId="77777777" w:rsidTr="0084224A">
        <w:tc>
          <w:tcPr>
            <w:tcW w:w="3020" w:type="dxa"/>
          </w:tcPr>
          <w:p w14:paraId="21DE0BF1" w14:textId="77777777" w:rsidR="00EB1A4B" w:rsidRDefault="00EB1A4B" w:rsidP="00EB1A4B">
            <w:pPr>
              <w:spacing w:beforeLines="50" w:before="156" w:afterLines="50" w:after="156" w:line="300" w:lineRule="auto"/>
              <w:rPr>
                <w:sz w:val="24"/>
              </w:rPr>
            </w:pPr>
          </w:p>
        </w:tc>
        <w:tc>
          <w:tcPr>
            <w:tcW w:w="3020" w:type="dxa"/>
          </w:tcPr>
          <w:p w14:paraId="5E7CE9F3" w14:textId="0FE72939" w:rsidR="00EB1A4B" w:rsidRDefault="00EB1A4B" w:rsidP="00EB1A4B">
            <w:pPr>
              <w:spacing w:beforeLines="50" w:before="156" w:afterLines="50" w:after="156" w:line="300" w:lineRule="auto"/>
              <w:rPr>
                <w:sz w:val="24"/>
              </w:rPr>
            </w:pPr>
            <m:oMathPara>
              <m:oMath>
                <m:r>
                  <w:rPr>
                    <w:rFonts w:ascii="Cambria Math" w:hAnsi="Cambria Math"/>
                    <w:sz w:val="24"/>
                  </w:rPr>
                  <m:t>π</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π</m:t>
                    </m:r>
                  </m:e>
                  <m:sub>
                    <m:r>
                      <m:rPr>
                        <m:sty m:val="p"/>
                      </m:rPr>
                      <w:rPr>
                        <w:rFonts w:ascii="Cambria Math" w:hAnsi="Cambria Math"/>
                        <w:sz w:val="24"/>
                      </w:rPr>
                      <m:t>1</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π</m:t>
                    </m:r>
                  </m:e>
                  <m:sub>
                    <m:r>
                      <m:rPr>
                        <m:sty m:val="p"/>
                      </m:rPr>
                      <w:rPr>
                        <w:rFonts w:ascii="Cambria Math" w:hAnsi="Cambria Math"/>
                        <w:sz w:val="24"/>
                      </w:rPr>
                      <m:t>2</m:t>
                    </m:r>
                  </m:sub>
                </m:sSub>
                <m:r>
                  <m:rPr>
                    <m:sty m:val="p"/>
                  </m:rPr>
                  <w:rPr>
                    <w:rFonts w:ascii="Cambria Math" w:hAnsi="Cambria Math"/>
                    <w:sz w:val="24"/>
                  </w:rPr>
                  <m:t>,⋯</m:t>
                </m:r>
                <m:r>
                  <m:rPr>
                    <m:nor/>
                  </m:rPr>
                  <w:rPr>
                    <w:sz w:val="24"/>
                  </w:rPr>
                  <m:t> </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π</m:t>
                    </m:r>
                  </m:e>
                  <m:sub>
                    <m:r>
                      <w:rPr>
                        <w:rFonts w:ascii="Cambria Math" w:hAnsi="Cambria Math"/>
                        <w:sz w:val="24"/>
                      </w:rPr>
                      <m:t>n</m:t>
                    </m:r>
                  </m:sub>
                </m:sSub>
                <m:r>
                  <m:rPr>
                    <m:sty m:val="p"/>
                  </m:rPr>
                  <w:rPr>
                    <w:rFonts w:ascii="Cambria Math" w:hAnsi="Cambria Math"/>
                    <w:sz w:val="24"/>
                  </w:rPr>
                  <m:t>)</m:t>
                </m:r>
              </m:oMath>
            </m:oMathPara>
          </w:p>
        </w:tc>
        <w:tc>
          <w:tcPr>
            <w:tcW w:w="3021" w:type="dxa"/>
          </w:tcPr>
          <w:p w14:paraId="79280177" w14:textId="0DA22943" w:rsidR="00EB1A4B" w:rsidRDefault="00EB1A4B" w:rsidP="0084224A">
            <w:pPr>
              <w:spacing w:beforeLines="50" w:before="156" w:afterLines="50" w:after="156" w:line="300" w:lineRule="auto"/>
              <w:jc w:val="right"/>
              <w:rPr>
                <w:sz w:val="24"/>
              </w:rPr>
            </w:pPr>
            <w:r>
              <w:rPr>
                <w:rFonts w:hint="eastAsia"/>
                <w:sz w:val="24"/>
              </w:rPr>
              <w:t>(4-</w:t>
            </w:r>
            <w:r w:rsidRPr="0084224A">
              <w:rPr>
                <w:rFonts w:hint="eastAsia"/>
              </w:rPr>
              <w:t>25</w:t>
            </w:r>
            <w:r>
              <w:rPr>
                <w:rFonts w:hint="eastAsia"/>
                <w:sz w:val="24"/>
              </w:rPr>
              <w:t>)</w:t>
            </w:r>
          </w:p>
        </w:tc>
      </w:tr>
    </w:tbl>
    <w:p w14:paraId="0B674D59" w14:textId="375CEDFE" w:rsidR="00B841AC" w:rsidRPr="00EB1A4B" w:rsidRDefault="00B841AC" w:rsidP="00EB1A4B">
      <w:pPr>
        <w:spacing w:beforeLines="50" w:before="156" w:afterLines="50" w:after="156" w:line="300" w:lineRule="auto"/>
        <w:ind w:firstLineChars="200" w:firstLine="480"/>
        <w:rPr>
          <w:sz w:val="24"/>
        </w:rPr>
      </w:pPr>
      <w:r w:rsidRPr="00EB1A4B">
        <w:rPr>
          <w:sz w:val="24"/>
        </w:rPr>
        <w:t>其中，</w:t>
      </w:r>
      <m:oMath>
        <m:sSub>
          <m:sSubPr>
            <m:ctrlPr>
              <w:rPr>
                <w:rFonts w:ascii="Cambria Math" w:hAnsi="Cambria Math"/>
                <w:sz w:val="24"/>
              </w:rPr>
            </m:ctrlPr>
          </m:sSubPr>
          <m:e>
            <m:r>
              <w:rPr>
                <w:rFonts w:ascii="Cambria Math" w:hAnsi="Cambria Math"/>
                <w:sz w:val="24"/>
              </w:rPr>
              <m:t>π</m:t>
            </m:r>
          </m:e>
          <m:sub>
            <m:r>
              <w:rPr>
                <w:rFonts w:ascii="Cambria Math" w:hAnsi="Cambria Math"/>
                <w:sz w:val="24"/>
              </w:rPr>
              <m:t>k</m:t>
            </m:r>
          </m:sub>
        </m:sSub>
      </m:oMath>
      <w:r w:rsidRPr="00EB1A4B">
        <w:rPr>
          <w:sz w:val="24"/>
        </w:rPr>
        <w:t>表示第</w:t>
      </w:r>
      <m:oMath>
        <m:r>
          <w:rPr>
            <w:rFonts w:ascii="Cambria Math" w:hAnsi="Cambria Math"/>
            <w:sz w:val="24"/>
          </w:rPr>
          <m:t>k</m:t>
        </m:r>
      </m:oMath>
      <w:r w:rsidRPr="00EB1A4B">
        <w:rPr>
          <w:sz w:val="24"/>
        </w:rPr>
        <w:t>个被放置的工件编号，</w:t>
      </w:r>
      <m:oMath>
        <m:r>
          <w:rPr>
            <w:rFonts w:ascii="Cambria Math" w:hAnsi="Cambria Math"/>
            <w:sz w:val="24"/>
          </w:rPr>
          <m:t>n</m:t>
        </m:r>
      </m:oMath>
      <w:r w:rsidRPr="00EB1A4B">
        <w:rPr>
          <w:sz w:val="24"/>
        </w:rPr>
        <w:t>表示待排样工件的数量。排列序列中的先</w:t>
      </w:r>
      <w:r w:rsidRPr="00EB1A4B">
        <w:rPr>
          <w:sz w:val="24"/>
        </w:rPr>
        <w:lastRenderedPageBreak/>
        <w:t>后顺序决定了工件的放置优先级，排在前面的工件优先进入板材进行放置，排在后面的工件则在剩余空间中继续寻找可行位置。</w:t>
      </w:r>
    </w:p>
    <w:p w14:paraId="3215746C" w14:textId="77777777" w:rsidR="00D26656" w:rsidRPr="00EB1A4B" w:rsidRDefault="00B841AC" w:rsidP="00EB1A4B">
      <w:pPr>
        <w:spacing w:beforeLines="50" w:before="156" w:afterLines="50" w:after="156" w:line="300" w:lineRule="auto"/>
        <w:ind w:firstLineChars="200" w:firstLine="480"/>
        <w:rPr>
          <w:sz w:val="24"/>
        </w:rPr>
      </w:pPr>
      <w:r w:rsidRPr="00EB1A4B">
        <w:rPr>
          <w:sz w:val="24"/>
        </w:rPr>
        <w:t>例如，若某一候选解表示为：</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D26656" w14:paraId="369BAE8E" w14:textId="77777777" w:rsidTr="0084224A">
        <w:tc>
          <w:tcPr>
            <w:tcW w:w="3020" w:type="dxa"/>
          </w:tcPr>
          <w:p w14:paraId="45D0C248" w14:textId="77777777" w:rsidR="00D26656" w:rsidRDefault="00D26656" w:rsidP="00EB1A4B">
            <w:pPr>
              <w:spacing w:beforeLines="50" w:before="156" w:afterLines="50" w:after="156" w:line="300" w:lineRule="auto"/>
              <w:rPr>
                <w:sz w:val="24"/>
              </w:rPr>
            </w:pPr>
          </w:p>
        </w:tc>
        <w:tc>
          <w:tcPr>
            <w:tcW w:w="3020" w:type="dxa"/>
          </w:tcPr>
          <w:p w14:paraId="74BA1A3F" w14:textId="483F95D1" w:rsidR="00D26656" w:rsidRDefault="00D26656" w:rsidP="00EB1A4B">
            <w:pPr>
              <w:spacing w:beforeLines="50" w:before="156" w:afterLines="50" w:after="156" w:line="300" w:lineRule="auto"/>
              <w:rPr>
                <w:sz w:val="24"/>
              </w:rPr>
            </w:pPr>
            <m:oMathPara>
              <m:oMath>
                <m:r>
                  <w:rPr>
                    <w:rFonts w:ascii="Cambria Math" w:hAnsi="Cambria Math"/>
                    <w:sz w:val="24"/>
                  </w:rPr>
                  <m:t>π</m:t>
                </m:r>
                <m:r>
                  <m:rPr>
                    <m:sty m:val="p"/>
                  </m:rPr>
                  <w:rPr>
                    <w:rFonts w:ascii="Cambria Math" w:hAnsi="Cambria Math"/>
                    <w:sz w:val="24"/>
                  </w:rPr>
                  <m:t>=(3,1,4,2,5)</m:t>
                </m:r>
              </m:oMath>
            </m:oMathPara>
          </w:p>
        </w:tc>
        <w:tc>
          <w:tcPr>
            <w:tcW w:w="3021" w:type="dxa"/>
          </w:tcPr>
          <w:p w14:paraId="228DD7C7" w14:textId="674CE0F0" w:rsidR="00D26656" w:rsidRDefault="00D26656" w:rsidP="0084224A">
            <w:pPr>
              <w:spacing w:beforeLines="50" w:before="156" w:afterLines="50" w:after="156" w:line="300" w:lineRule="auto"/>
              <w:jc w:val="right"/>
              <w:rPr>
                <w:sz w:val="24"/>
              </w:rPr>
            </w:pPr>
            <w:r>
              <w:rPr>
                <w:rFonts w:hint="eastAsia"/>
                <w:sz w:val="24"/>
              </w:rPr>
              <w:t>(4-</w:t>
            </w:r>
            <w:r w:rsidRPr="0084224A">
              <w:rPr>
                <w:rFonts w:hint="eastAsia"/>
                <w:szCs w:val="21"/>
              </w:rPr>
              <w:t>26</w:t>
            </w:r>
            <w:r>
              <w:rPr>
                <w:rFonts w:hint="eastAsia"/>
                <w:sz w:val="24"/>
              </w:rPr>
              <w:t>)</w:t>
            </w:r>
          </w:p>
        </w:tc>
      </w:tr>
    </w:tbl>
    <w:p w14:paraId="1578EA8E" w14:textId="1801CBF0" w:rsidR="00B841AC" w:rsidRPr="00EB1A4B" w:rsidRDefault="00B841AC" w:rsidP="00EB1A4B">
      <w:pPr>
        <w:spacing w:beforeLines="50" w:before="156" w:afterLines="50" w:after="156" w:line="300" w:lineRule="auto"/>
        <w:ind w:firstLineChars="200" w:firstLine="480"/>
        <w:rPr>
          <w:sz w:val="24"/>
        </w:rPr>
      </w:pPr>
      <w:r w:rsidRPr="00EB1A4B">
        <w:rPr>
          <w:sz w:val="24"/>
        </w:rPr>
        <w:t>则表示系统会按照第</w:t>
      </w:r>
      <w:r w:rsidRPr="00EB1A4B">
        <w:rPr>
          <w:sz w:val="24"/>
        </w:rPr>
        <w:t>3</w:t>
      </w:r>
      <w:r w:rsidRPr="00EB1A4B">
        <w:rPr>
          <w:sz w:val="24"/>
        </w:rPr>
        <w:t>个、第</w:t>
      </w:r>
      <w:r w:rsidRPr="00EB1A4B">
        <w:rPr>
          <w:sz w:val="24"/>
        </w:rPr>
        <w:t>1</w:t>
      </w:r>
      <w:r w:rsidRPr="00EB1A4B">
        <w:rPr>
          <w:sz w:val="24"/>
        </w:rPr>
        <w:t>个、第</w:t>
      </w:r>
      <w:r w:rsidRPr="00EB1A4B">
        <w:rPr>
          <w:sz w:val="24"/>
        </w:rPr>
        <w:t>4</w:t>
      </w:r>
      <w:r w:rsidRPr="00EB1A4B">
        <w:rPr>
          <w:sz w:val="24"/>
        </w:rPr>
        <w:t>个、第</w:t>
      </w:r>
      <w:r w:rsidRPr="00EB1A4B">
        <w:rPr>
          <w:sz w:val="24"/>
        </w:rPr>
        <w:t>2</w:t>
      </w:r>
      <w:r w:rsidRPr="00EB1A4B">
        <w:rPr>
          <w:sz w:val="24"/>
        </w:rPr>
        <w:t>个、第</w:t>
      </w:r>
      <w:r w:rsidRPr="00EB1A4B">
        <w:rPr>
          <w:sz w:val="24"/>
        </w:rPr>
        <w:t>5</w:t>
      </w:r>
      <w:r w:rsidRPr="00EB1A4B">
        <w:rPr>
          <w:sz w:val="24"/>
        </w:rPr>
        <w:t>个工件的顺序依次进行放置。由于不同的放置顺序会影响板材剩余空间的形态，因此即使输入的板件集合完全相同，不同排列也可能得到不同的板材利用率。</w:t>
      </w:r>
    </w:p>
    <w:p w14:paraId="5ACB000F" w14:textId="77777777" w:rsidR="00B841AC" w:rsidRPr="00EB1A4B" w:rsidRDefault="00B841AC" w:rsidP="00EB1A4B">
      <w:pPr>
        <w:spacing w:beforeLines="50" w:before="156" w:afterLines="50" w:after="156" w:line="300" w:lineRule="auto"/>
        <w:ind w:firstLineChars="200" w:firstLine="480"/>
        <w:rPr>
          <w:sz w:val="24"/>
        </w:rPr>
      </w:pPr>
      <w:r w:rsidRPr="00EB1A4B">
        <w:rPr>
          <w:sz w:val="24"/>
        </w:rPr>
        <w:t>采用排列编码的优点在于：它将原本复杂的坐标搜索问题转化为排列顺序优化问题，降低了直接求解二维坐标位置的难度。同时，排列编码结构简单，便于通过交换、插入等操作生成邻域解，适合与禁忌搜索等元启发式算法结合使用。</w:t>
      </w:r>
    </w:p>
    <w:p w14:paraId="423ABC8C" w14:textId="71AC7824" w:rsidR="00B841AC" w:rsidRPr="00E90BFC" w:rsidRDefault="00B841AC" w:rsidP="00032BBC">
      <w:pPr>
        <w:pStyle w:val="31"/>
        <w:numPr>
          <w:ilvl w:val="2"/>
          <w:numId w:val="9"/>
        </w:numPr>
      </w:pPr>
      <w:r w:rsidRPr="00E90BFC">
        <w:rPr>
          <w:rFonts w:hint="eastAsia"/>
        </w:rPr>
        <w:t>启发式编码方案</w:t>
      </w:r>
    </w:p>
    <w:p w14:paraId="610E6DB5" w14:textId="77777777" w:rsidR="00B841AC" w:rsidRPr="00EB1A4B" w:rsidRDefault="00B841AC" w:rsidP="00EB1A4B">
      <w:pPr>
        <w:spacing w:beforeLines="50" w:before="156" w:afterLines="50" w:after="156" w:line="300" w:lineRule="auto"/>
        <w:ind w:firstLineChars="200" w:firstLine="480"/>
        <w:rPr>
          <w:sz w:val="24"/>
        </w:rPr>
      </w:pPr>
      <w:r w:rsidRPr="00EB1A4B">
        <w:rPr>
          <w:sz w:val="24"/>
        </w:rPr>
        <w:t>排列编码只能表示工件的放置顺序，不能直接得到工件在板材中的具体坐标。因此，需要设计解码算法，将排列序列转换为实际可用的排样结果。本文采用天际线放置算法作为启发式解码器。</w:t>
      </w:r>
    </w:p>
    <w:p w14:paraId="01939166" w14:textId="17F982D8" w:rsidR="00B841AC" w:rsidRPr="00EB1A4B" w:rsidRDefault="00B841AC" w:rsidP="00EB1A4B">
      <w:pPr>
        <w:spacing w:beforeLines="50" w:before="156" w:afterLines="50" w:after="156" w:line="300" w:lineRule="auto"/>
        <w:ind w:firstLineChars="200" w:firstLine="480"/>
        <w:rPr>
          <w:sz w:val="24"/>
        </w:rPr>
      </w:pPr>
      <w:r w:rsidRPr="00EB1A4B">
        <w:rPr>
          <w:sz w:val="24"/>
        </w:rPr>
        <w:t>给定一个排列序列</w:t>
      </w:r>
      <m:oMath>
        <m:r>
          <w:rPr>
            <w:rFonts w:ascii="Cambria Math" w:hAnsi="Cambria Math"/>
            <w:sz w:val="24"/>
          </w:rPr>
          <m:t>π</m:t>
        </m:r>
      </m:oMath>
      <w:r w:rsidRPr="00EB1A4B">
        <w:rPr>
          <w:sz w:val="24"/>
        </w:rPr>
        <w:t>后，解码器按照排列顺序依次取出工件，并在当前板材的可用空间中寻找合适位置进行放置。天际线算法通过维护已占用区域的顶部轮廓来描述当前板材的剩余可放置空间。每放置一个工件后，系统都会更新天际线结构，使其反映新的空间占用情况。对于当前待放置工件，算法会在天际线中寻找满足边界约束和不重叠约束的位置，并优先选择高度较低、位置较靠左的放置点，从而尽可能减少空间碎片。</w:t>
      </w:r>
    </w:p>
    <w:p w14:paraId="6EA221A1" w14:textId="77777777" w:rsidR="00D26656" w:rsidRPr="00EB1A4B" w:rsidRDefault="00B841AC" w:rsidP="00EB1A4B">
      <w:pPr>
        <w:spacing w:beforeLines="50" w:before="156" w:afterLines="50" w:after="156" w:line="300" w:lineRule="auto"/>
        <w:ind w:firstLineChars="200" w:firstLine="480"/>
        <w:rPr>
          <w:sz w:val="24"/>
        </w:rPr>
      </w:pPr>
      <w:r w:rsidRPr="00EB1A4B">
        <w:rPr>
          <w:sz w:val="24"/>
        </w:rPr>
        <w:t>解码过程完成后，系统可以得到当前排列对应的排样结果，包括每个成功放置工件的坐标、实际放置尺寸、是否旋转以及当前板材利用率。板材利用率作为该排列方案的评价指标，其计算方式为：</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3493"/>
        <w:gridCol w:w="3021"/>
      </w:tblGrid>
      <w:tr w:rsidR="00D26656" w14:paraId="412A3D32" w14:textId="77777777" w:rsidTr="0084224A">
        <w:tc>
          <w:tcPr>
            <w:tcW w:w="2547" w:type="dxa"/>
          </w:tcPr>
          <w:p w14:paraId="57DF9249" w14:textId="77777777" w:rsidR="00D26656" w:rsidRDefault="00D26656" w:rsidP="00EB1A4B">
            <w:pPr>
              <w:spacing w:beforeLines="50" w:before="156" w:afterLines="50" w:after="156" w:line="300" w:lineRule="auto"/>
              <w:rPr>
                <w:sz w:val="24"/>
              </w:rPr>
            </w:pPr>
          </w:p>
        </w:tc>
        <w:tc>
          <w:tcPr>
            <w:tcW w:w="3493" w:type="dxa"/>
          </w:tcPr>
          <w:p w14:paraId="36FBE61E" w14:textId="774717A2" w:rsidR="00D26656" w:rsidRDefault="00D26656" w:rsidP="00EB1A4B">
            <w:pPr>
              <w:spacing w:beforeLines="50" w:before="156" w:afterLines="50" w:after="156" w:line="300" w:lineRule="auto"/>
              <w:rPr>
                <w:sz w:val="24"/>
              </w:rPr>
            </w:pPr>
            <m:oMathPara>
              <m:oMath>
                <m:r>
                  <w:rPr>
                    <w:rFonts w:ascii="Cambria Math" w:hAnsi="Cambria Math"/>
                    <w:sz w:val="24"/>
                  </w:rPr>
                  <m:t>fitness</m:t>
                </m:r>
                <m:r>
                  <m:rPr>
                    <m:sty m:val="p"/>
                  </m:rPr>
                  <w:rPr>
                    <w:rFonts w:ascii="Cambria Math" w:hAnsi="Cambria Math"/>
                    <w:sz w:val="24"/>
                  </w:rPr>
                  <m:t>(</m:t>
                </m:r>
                <m:r>
                  <w:rPr>
                    <w:rFonts w:ascii="Cambria Math" w:hAnsi="Cambria Math"/>
                    <w:sz w:val="24"/>
                  </w:rPr>
                  <m:t>π</m:t>
                </m:r>
                <m:r>
                  <m:rPr>
                    <m:sty m:val="p"/>
                  </m:rPr>
                  <w:rPr>
                    <w:rFonts w:ascii="Cambria Math" w:hAnsi="Cambria Math"/>
                    <w:sz w:val="24"/>
                  </w:rPr>
                  <m:t>)=</m:t>
                </m:r>
                <m:r>
                  <w:rPr>
                    <w:rFonts w:ascii="Cambria Math" w:hAnsi="Cambria Math"/>
                    <w:sz w:val="24"/>
                  </w:rPr>
                  <m:t>rate</m:t>
                </m:r>
                <m:r>
                  <m:rPr>
                    <m:sty m:val="p"/>
                  </m:rPr>
                  <w:rPr>
                    <w:rFonts w:ascii="Cambria Math" w:hAnsi="Cambria Math"/>
                    <w:sz w:val="24"/>
                  </w:rPr>
                  <m:t>=</m:t>
                </m:r>
                <m:f>
                  <m:fPr>
                    <m:ctrlPr>
                      <w:rPr>
                        <w:rFonts w:ascii="Cambria Math" w:hAnsi="Cambria Math"/>
                        <w:sz w:val="24"/>
                      </w:rPr>
                    </m:ctrlPr>
                  </m:fPr>
                  <m:num>
                    <m:nary>
                      <m:naryPr>
                        <m:chr m:val="∑"/>
                        <m:limLoc m:val="undOvr"/>
                        <m:grow m:val="1"/>
                        <m:supHide m:val="1"/>
                        <m:ctrlPr>
                          <w:rPr>
                            <w:rFonts w:ascii="Cambria Math" w:hAnsi="Cambria Math"/>
                            <w:sz w:val="24"/>
                          </w:rPr>
                        </m:ctrlPr>
                      </m:naryPr>
                      <m:sub>
                        <m:r>
                          <w:rPr>
                            <w:rFonts w:ascii="Cambria Math" w:hAnsi="Cambria Math"/>
                            <w:sz w:val="24"/>
                          </w:rPr>
                          <m:t>i</m:t>
                        </m:r>
                        <m:r>
                          <m:rPr>
                            <m:sty m:val="p"/>
                          </m:rPr>
                          <w:rPr>
                            <w:rFonts w:ascii="Cambria Math" w:hAnsi="Cambria Math"/>
                            <w:sz w:val="24"/>
                          </w:rPr>
                          <m:t>∈</m:t>
                        </m:r>
                        <m:r>
                          <w:rPr>
                            <w:rFonts w:ascii="Cambria Math" w:hAnsi="Cambria Math"/>
                            <w:sz w:val="24"/>
                          </w:rPr>
                          <m:t>P</m:t>
                        </m:r>
                      </m:sub>
                      <m:sup/>
                      <m:e>
                        <m:sSub>
                          <m:sSubPr>
                            <m:ctrlPr>
                              <w:rPr>
                                <w:rFonts w:ascii="Cambria Math" w:hAnsi="Cambria Math"/>
                                <w:sz w:val="24"/>
                              </w:rPr>
                            </m:ctrlPr>
                          </m:sSubPr>
                          <m:e>
                            <m:r>
                              <w:rPr>
                                <w:rFonts w:ascii="Cambria Math" w:hAnsi="Cambria Math"/>
                                <w:sz w:val="24"/>
                              </w:rPr>
                              <m:t>s</m:t>
                            </m:r>
                          </m:e>
                          <m:sub>
                            <m:r>
                              <w:rPr>
                                <w:rFonts w:ascii="Cambria Math" w:hAnsi="Cambria Math"/>
                                <w:sz w:val="24"/>
                              </w:rPr>
                              <m:t>i</m:t>
                            </m:r>
                          </m:sub>
                        </m:sSub>
                      </m:e>
                    </m:nary>
                  </m:num>
                  <m:den>
                    <m:r>
                      <w:rPr>
                        <w:rFonts w:ascii="Cambria Math" w:hAnsi="Cambria Math"/>
                        <w:sz w:val="24"/>
                      </w:rPr>
                      <m:t>S</m:t>
                    </m:r>
                  </m:den>
                </m:f>
              </m:oMath>
            </m:oMathPara>
          </w:p>
        </w:tc>
        <w:tc>
          <w:tcPr>
            <w:tcW w:w="3021" w:type="dxa"/>
          </w:tcPr>
          <w:p w14:paraId="78B7E071" w14:textId="42553ED7" w:rsidR="00D26656" w:rsidRDefault="00D26656" w:rsidP="0084224A">
            <w:pPr>
              <w:spacing w:beforeLines="50" w:before="156" w:afterLines="50" w:after="156" w:line="300" w:lineRule="auto"/>
              <w:jc w:val="right"/>
              <w:rPr>
                <w:sz w:val="24"/>
              </w:rPr>
            </w:pPr>
            <w:r>
              <w:rPr>
                <w:rFonts w:hint="eastAsia"/>
                <w:sz w:val="24"/>
              </w:rPr>
              <w:t>(4-</w:t>
            </w:r>
            <w:r w:rsidRPr="0084224A">
              <w:rPr>
                <w:rFonts w:hint="eastAsia"/>
                <w:szCs w:val="21"/>
              </w:rPr>
              <w:t>27</w:t>
            </w:r>
            <w:r>
              <w:rPr>
                <w:rFonts w:hint="eastAsia"/>
                <w:sz w:val="24"/>
              </w:rPr>
              <w:t>)</w:t>
            </w:r>
          </w:p>
        </w:tc>
      </w:tr>
    </w:tbl>
    <w:p w14:paraId="6718E0D3" w14:textId="39D1A478" w:rsidR="00B841AC" w:rsidRPr="00EB1A4B" w:rsidRDefault="00B841AC" w:rsidP="00EB1A4B">
      <w:pPr>
        <w:spacing w:beforeLines="50" w:before="156" w:afterLines="50" w:after="156" w:line="300" w:lineRule="auto"/>
        <w:ind w:firstLineChars="200" w:firstLine="480"/>
        <w:rPr>
          <w:sz w:val="24"/>
        </w:rPr>
      </w:pPr>
      <w:r w:rsidRPr="00EB1A4B">
        <w:rPr>
          <w:sz w:val="24"/>
        </w:rPr>
        <w:t>其中，</w:t>
      </w:r>
      <m:oMath>
        <m:r>
          <w:rPr>
            <w:rFonts w:ascii="Cambria Math" w:hAnsi="Cambria Math"/>
            <w:sz w:val="24"/>
          </w:rPr>
          <m:t>P</m:t>
        </m:r>
      </m:oMath>
      <w:r w:rsidRPr="00EB1A4B">
        <w:rPr>
          <w:sz w:val="24"/>
        </w:rPr>
        <w:t>表示当前板材中成功放置的工件集合，</w:t>
      </w:r>
      <m:oMath>
        <m:sSub>
          <m:sSubPr>
            <m:ctrlPr>
              <w:rPr>
                <w:rFonts w:ascii="Cambria Math" w:hAnsi="Cambria Math"/>
                <w:sz w:val="24"/>
              </w:rPr>
            </m:ctrlPr>
          </m:sSubPr>
          <m:e>
            <m:r>
              <w:rPr>
                <w:rFonts w:ascii="Cambria Math" w:hAnsi="Cambria Math"/>
                <w:sz w:val="24"/>
              </w:rPr>
              <m:t>s</m:t>
            </m:r>
          </m:e>
          <m:sub>
            <m:r>
              <w:rPr>
                <w:rFonts w:ascii="Cambria Math" w:hAnsi="Cambria Math"/>
                <w:sz w:val="24"/>
              </w:rPr>
              <m:t>i</m:t>
            </m:r>
          </m:sub>
        </m:sSub>
      </m:oMath>
      <w:r w:rsidRPr="00EB1A4B">
        <w:rPr>
          <w:sz w:val="24"/>
        </w:rPr>
        <w:t>表示第</w:t>
      </w:r>
      <m:oMath>
        <m:r>
          <w:rPr>
            <w:rFonts w:ascii="Cambria Math" w:hAnsi="Cambria Math"/>
            <w:sz w:val="24"/>
          </w:rPr>
          <m:t>i</m:t>
        </m:r>
      </m:oMath>
      <w:r w:rsidRPr="00EB1A4B">
        <w:rPr>
          <w:sz w:val="24"/>
        </w:rPr>
        <w:t>个工件的面积，</w:t>
      </w:r>
      <m:oMath>
        <m:r>
          <w:rPr>
            <w:rFonts w:ascii="Cambria Math" w:hAnsi="Cambria Math"/>
            <w:sz w:val="24"/>
          </w:rPr>
          <m:t>S</m:t>
        </m:r>
      </m:oMath>
      <w:r w:rsidRPr="00EB1A4B">
        <w:rPr>
          <w:sz w:val="24"/>
        </w:rPr>
        <w:t>表示单张板材面积。利用率越高，说明该排列经过解码后得到的排样效果越好。</w:t>
      </w:r>
    </w:p>
    <w:p w14:paraId="4075EB13" w14:textId="77777777" w:rsidR="00B841AC" w:rsidRPr="00EB1A4B" w:rsidRDefault="00B841AC" w:rsidP="00EB1A4B">
      <w:pPr>
        <w:spacing w:beforeLines="50" w:before="156" w:afterLines="50" w:after="156" w:line="300" w:lineRule="auto"/>
        <w:ind w:firstLineChars="200" w:firstLine="480"/>
        <w:rPr>
          <w:sz w:val="24"/>
        </w:rPr>
      </w:pPr>
      <w:r w:rsidRPr="00EB1A4B">
        <w:rPr>
          <w:sz w:val="24"/>
        </w:rPr>
        <w:t>需要注意的是，天际线算法本身是一种启发式放置方法，它并不保证每一次放置都达到全局最优，但具有计算速度较快、实现结构清晰、适合矩形排样场景等优点。因此，本文将天际线算法作为解码器，用于快速评价不同排列序列的排样效果。</w:t>
      </w:r>
    </w:p>
    <w:p w14:paraId="05703114" w14:textId="060EAC3F" w:rsidR="00B841AC" w:rsidRPr="00E90BFC" w:rsidRDefault="00B841AC" w:rsidP="00032BBC">
      <w:pPr>
        <w:pStyle w:val="31"/>
        <w:numPr>
          <w:ilvl w:val="2"/>
          <w:numId w:val="9"/>
        </w:numPr>
      </w:pPr>
      <w:r w:rsidRPr="00E90BFC">
        <w:rPr>
          <w:rFonts w:hint="eastAsia"/>
        </w:rPr>
        <w:t>元启发式搜索策略</w:t>
      </w:r>
    </w:p>
    <w:p w14:paraId="5EAB30BB" w14:textId="77777777" w:rsidR="00B841AC" w:rsidRPr="00EB1A4B" w:rsidRDefault="00B841AC" w:rsidP="00EB1A4B">
      <w:pPr>
        <w:spacing w:beforeLines="50" w:before="156" w:afterLines="50" w:after="156" w:line="300" w:lineRule="auto"/>
        <w:ind w:firstLineChars="200" w:firstLine="480"/>
        <w:rPr>
          <w:sz w:val="24"/>
        </w:rPr>
      </w:pPr>
      <w:r w:rsidRPr="00EB1A4B">
        <w:rPr>
          <w:sz w:val="24"/>
        </w:rPr>
        <w:t>仅使用天际线算法按照固定顺序进行放置时，排样结果容易受到初始工件顺序的影</w:t>
      </w:r>
      <w:r w:rsidRPr="00EB1A4B">
        <w:rPr>
          <w:sz w:val="24"/>
        </w:rPr>
        <w:lastRenderedPageBreak/>
        <w:t>响。为了进一步提高板材利用率，本文在排列编码的基础上引入禁忌搜索算法，对工件排列顺序进行优化。</w:t>
      </w:r>
    </w:p>
    <w:p w14:paraId="68795816" w14:textId="77777777" w:rsidR="00B841AC" w:rsidRPr="00EB1A4B" w:rsidRDefault="00B841AC" w:rsidP="00EB1A4B">
      <w:pPr>
        <w:spacing w:beforeLines="50" w:before="156" w:afterLines="50" w:after="156" w:line="300" w:lineRule="auto"/>
        <w:ind w:firstLineChars="200" w:firstLine="480"/>
        <w:rPr>
          <w:sz w:val="24"/>
        </w:rPr>
      </w:pPr>
      <w:r w:rsidRPr="00EB1A4B">
        <w:rPr>
          <w:sz w:val="24"/>
        </w:rPr>
        <w:t>禁忌搜索首先生成一个初始排列，并通过天际线算法计算该排列对应的板材利用率。随后，算法在当前排列的基础上生成若干邻域解，例如随机交换排列中若干工件的位置，得到新的工件放置顺序。对于每一个邻域排列，系统调用天际线解码器生成排样结果，并计算其适应度值。若某一邻域解的适应度优于当前解，则将其作为新的搜索方向。</w:t>
      </w:r>
    </w:p>
    <w:p w14:paraId="203B4733" w14:textId="7E9EDE21" w:rsidR="00B841AC" w:rsidRPr="00EB1A4B" w:rsidRDefault="00B841AC" w:rsidP="00EB1A4B">
      <w:pPr>
        <w:spacing w:beforeLines="50" w:before="156" w:afterLines="50" w:after="156" w:line="300" w:lineRule="auto"/>
        <w:ind w:firstLineChars="200" w:firstLine="480"/>
        <w:rPr>
          <w:sz w:val="24"/>
        </w:rPr>
      </w:pPr>
      <w:r w:rsidRPr="00EB1A4B">
        <w:rPr>
          <w:sz w:val="24"/>
        </w:rPr>
        <w:t>为了避免搜索过程反复访问已经搜索过的排列，禁忌搜索通过禁忌表记录近期或已访问过的排列路径。当新生成的排列已经存在于禁忌表中时，系统通常会跳过该解，从而减少重复搜索并降低陷入局部最优的可能性。若某个被禁忌的解优于当前历史最优解，则可以通过特赦准则接受该解，以避免错过更优方案。</w:t>
      </w:r>
    </w:p>
    <w:p w14:paraId="2524404D" w14:textId="332FEC93" w:rsidR="00BF1FA9" w:rsidRDefault="00977DD3" w:rsidP="00032BBC">
      <w:pPr>
        <w:pStyle w:val="2"/>
        <w:numPr>
          <w:ilvl w:val="1"/>
          <w:numId w:val="9"/>
        </w:numPr>
        <w:spacing w:before="156" w:after="156"/>
      </w:pPr>
      <w:r w:rsidRPr="00977DD3">
        <w:t>天际线放置算法设计</w:t>
      </w:r>
    </w:p>
    <w:p w14:paraId="4345564A" w14:textId="77777777" w:rsidR="00982863" w:rsidRPr="00EB1A4B" w:rsidRDefault="00982863" w:rsidP="00EB1A4B">
      <w:pPr>
        <w:spacing w:beforeLines="50" w:before="156" w:afterLines="50" w:after="156" w:line="300" w:lineRule="auto"/>
        <w:ind w:firstLineChars="200" w:firstLine="480"/>
        <w:rPr>
          <w:sz w:val="24"/>
        </w:rPr>
      </w:pPr>
      <w:r w:rsidRPr="00EB1A4B">
        <w:rPr>
          <w:sz w:val="24"/>
        </w:rPr>
        <w:t>天际线算法是一种常用于二维矩形排样问题的启发式放置算法。其核心思想是通过维护板材中已放置区域的顶部轮廓，动态描述当前板材的剩余可用空间。在排样过程中，算法按照给定的工件排列顺序依次放置板件，并在当前天际线结构中寻找满足约束条件的可行位置。每成功放置一个板件后，系统更新天际线轮廓，使其能够反映新的空间占用情况。</w:t>
      </w:r>
    </w:p>
    <w:p w14:paraId="3EC56684" w14:textId="2B983A44" w:rsidR="00982863" w:rsidRPr="00EB1A4B" w:rsidRDefault="00982863" w:rsidP="00EB1A4B">
      <w:pPr>
        <w:spacing w:beforeLines="50" w:before="156" w:afterLines="50" w:after="156" w:line="300" w:lineRule="auto"/>
        <w:ind w:firstLineChars="200" w:firstLine="480"/>
        <w:rPr>
          <w:sz w:val="24"/>
        </w:rPr>
      </w:pPr>
      <w:r w:rsidRPr="00EB1A4B">
        <w:rPr>
          <w:sz w:val="24"/>
        </w:rPr>
        <w:t>与直接在整个板材平面中搜索可行坐标相比，天际线算法只需要关注由已放置板件形成的顶部轮廓位置，能够有效减少候选坐标数量，提高放置效率。同时，该算法采用</w:t>
      </w:r>
      <w:r w:rsidRPr="00EB1A4B">
        <w:rPr>
          <w:sz w:val="24"/>
        </w:rPr>
        <w:t>“</w:t>
      </w:r>
      <w:r w:rsidRPr="00EB1A4B">
        <w:rPr>
          <w:sz w:val="24"/>
        </w:rPr>
        <w:t>最低最左</w:t>
      </w:r>
      <w:r w:rsidRPr="00EB1A4B">
        <w:rPr>
          <w:sz w:val="24"/>
        </w:rPr>
        <w:t>”</w:t>
      </w:r>
      <w:r w:rsidRPr="00EB1A4B">
        <w:rPr>
          <w:sz w:val="24"/>
        </w:rPr>
        <w:t>的贪心策略，优先将板件放置在高度较低且位置靠左的区域，有利于减少空间碎片，提高板材利用率。</w:t>
      </w:r>
    </w:p>
    <w:p w14:paraId="676ED734" w14:textId="544B3065" w:rsidR="00982863" w:rsidRPr="00E90BFC" w:rsidRDefault="00982863" w:rsidP="00032BBC">
      <w:pPr>
        <w:pStyle w:val="31"/>
        <w:numPr>
          <w:ilvl w:val="2"/>
          <w:numId w:val="9"/>
        </w:numPr>
      </w:pPr>
      <w:r w:rsidRPr="00E90BFC">
        <w:rPr>
          <w:rFonts w:hint="eastAsia"/>
        </w:rPr>
        <w:t>天际线数据结构</w:t>
      </w:r>
    </w:p>
    <w:p w14:paraId="5522768E" w14:textId="77777777" w:rsidR="00D26656" w:rsidRPr="00EB1A4B" w:rsidRDefault="00E90BFC" w:rsidP="00EB1A4B">
      <w:pPr>
        <w:spacing w:beforeLines="50" w:before="156" w:afterLines="50" w:after="156" w:line="300" w:lineRule="auto"/>
        <w:ind w:firstLineChars="200" w:firstLine="480"/>
        <w:rPr>
          <w:sz w:val="24"/>
        </w:rPr>
      </w:pPr>
      <w:r w:rsidRPr="00EB1A4B">
        <w:rPr>
          <w:sz w:val="24"/>
        </w:rPr>
        <w:t>在天际线算法中，板材内部已放置区域的顶部轮廓由若干条水平线段组成。每一条天际线线段可以表示为：</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D26656" w14:paraId="33C80367" w14:textId="77777777" w:rsidTr="0084224A">
        <w:tc>
          <w:tcPr>
            <w:tcW w:w="3020" w:type="dxa"/>
          </w:tcPr>
          <w:p w14:paraId="44E33836" w14:textId="77777777" w:rsidR="00D26656" w:rsidRDefault="00D26656" w:rsidP="00EB1A4B">
            <w:pPr>
              <w:spacing w:beforeLines="50" w:before="156" w:afterLines="50" w:after="156" w:line="300" w:lineRule="auto"/>
              <w:rPr>
                <w:sz w:val="24"/>
              </w:rPr>
            </w:pPr>
          </w:p>
        </w:tc>
        <w:tc>
          <w:tcPr>
            <w:tcW w:w="3020" w:type="dxa"/>
          </w:tcPr>
          <w:p w14:paraId="5BF05C30" w14:textId="5F48E53D" w:rsidR="00D26656" w:rsidRDefault="00D26656" w:rsidP="00EB1A4B">
            <w:pPr>
              <w:spacing w:beforeLines="50" w:before="156" w:afterLines="50" w:after="156" w:line="300" w:lineRule="auto"/>
              <w:rPr>
                <w:sz w:val="24"/>
              </w:rPr>
            </w:pPr>
            <m:oMathPara>
              <m:oMath>
                <m:r>
                  <w:rPr>
                    <w:rFonts w:ascii="Cambria Math" w:hAnsi="Cambria Math"/>
                    <w:sz w:val="24"/>
                  </w:rPr>
                  <m:t>seg</m:t>
                </m:r>
                <m:r>
                  <m:rPr>
                    <m:sty m:val="p"/>
                  </m:rPr>
                  <w:rPr>
                    <w:rFonts w:ascii="Cambria Math" w:hAnsi="Cambria Math"/>
                    <w:sz w:val="24"/>
                  </w:rPr>
                  <m:t>=(</m:t>
                </m:r>
                <m:r>
                  <w:rPr>
                    <w:rFonts w:ascii="Cambria Math" w:hAnsi="Cambria Math"/>
                    <w:sz w:val="24"/>
                  </w:rPr>
                  <m:t>x</m:t>
                </m:r>
                <m:r>
                  <m:rPr>
                    <m:sty m:val="p"/>
                  </m:rPr>
                  <w:rPr>
                    <w:rFonts w:ascii="Cambria Math" w:hAnsi="Cambria Math"/>
                    <w:sz w:val="24"/>
                  </w:rPr>
                  <m:t>,</m:t>
                </m:r>
                <m:r>
                  <w:rPr>
                    <w:rFonts w:ascii="Cambria Math" w:hAnsi="Cambria Math"/>
                    <w:sz w:val="24"/>
                  </w:rPr>
                  <m:t>y</m:t>
                </m:r>
                <m:r>
                  <m:rPr>
                    <m:sty m:val="p"/>
                  </m:rPr>
                  <w:rPr>
                    <w:rFonts w:ascii="Cambria Math" w:hAnsi="Cambria Math"/>
                    <w:sz w:val="24"/>
                  </w:rPr>
                  <m:t>,</m:t>
                </m:r>
                <m:r>
                  <w:rPr>
                    <w:rFonts w:ascii="Cambria Math" w:hAnsi="Cambria Math"/>
                    <w:sz w:val="24"/>
                  </w:rPr>
                  <m:t>width</m:t>
                </m:r>
                <m:r>
                  <m:rPr>
                    <m:sty m:val="p"/>
                  </m:rPr>
                  <w:rPr>
                    <w:rFonts w:ascii="Cambria Math" w:hAnsi="Cambria Math"/>
                    <w:sz w:val="24"/>
                  </w:rPr>
                  <m:t>)</m:t>
                </m:r>
              </m:oMath>
            </m:oMathPara>
          </w:p>
        </w:tc>
        <w:tc>
          <w:tcPr>
            <w:tcW w:w="3021" w:type="dxa"/>
          </w:tcPr>
          <w:p w14:paraId="2F0D7ED8" w14:textId="661D21FE" w:rsidR="00D26656" w:rsidRDefault="00D26656" w:rsidP="0084224A">
            <w:pPr>
              <w:spacing w:beforeLines="50" w:before="156" w:afterLines="50" w:after="156" w:line="300" w:lineRule="auto"/>
              <w:jc w:val="right"/>
              <w:rPr>
                <w:sz w:val="24"/>
              </w:rPr>
            </w:pPr>
            <w:r>
              <w:rPr>
                <w:rFonts w:hint="eastAsia"/>
                <w:sz w:val="24"/>
              </w:rPr>
              <w:t>(4-28)</w:t>
            </w:r>
          </w:p>
        </w:tc>
      </w:tr>
    </w:tbl>
    <w:p w14:paraId="1DDCD5EE" w14:textId="5C944483" w:rsidR="00E90BFC" w:rsidRPr="00EB1A4B" w:rsidRDefault="00E90BFC" w:rsidP="00EB1A4B">
      <w:pPr>
        <w:spacing w:beforeLines="50" w:before="156" w:afterLines="50" w:after="156" w:line="300" w:lineRule="auto"/>
        <w:ind w:firstLineChars="200" w:firstLine="480"/>
        <w:rPr>
          <w:sz w:val="24"/>
        </w:rPr>
      </w:pPr>
      <w:r w:rsidRPr="00EB1A4B">
        <w:rPr>
          <w:sz w:val="24"/>
        </w:rPr>
        <w:t>其中，</w:t>
      </w:r>
      <m:oMath>
        <m:r>
          <w:rPr>
            <w:rFonts w:ascii="Cambria Math" w:hAnsi="Cambria Math"/>
            <w:sz w:val="24"/>
          </w:rPr>
          <m:t>x</m:t>
        </m:r>
      </m:oMath>
      <w:r w:rsidRPr="00EB1A4B">
        <w:rPr>
          <w:sz w:val="24"/>
        </w:rPr>
        <w:t>表示该线段的起始横坐标，</w:t>
      </w:r>
      <m:oMath>
        <m:r>
          <w:rPr>
            <w:rFonts w:ascii="Cambria Math" w:hAnsi="Cambria Math"/>
            <w:sz w:val="24"/>
          </w:rPr>
          <m:t>y</m:t>
        </m:r>
      </m:oMath>
      <w:r w:rsidRPr="00EB1A4B">
        <w:rPr>
          <w:sz w:val="24"/>
        </w:rPr>
        <w:t>表示该线段当前高度，</w:t>
      </w:r>
      <m:oMath>
        <m:r>
          <w:rPr>
            <w:rFonts w:ascii="Cambria Math" w:hAnsi="Cambria Math"/>
            <w:sz w:val="24"/>
          </w:rPr>
          <m:t>width</m:t>
        </m:r>
      </m:oMath>
      <w:r w:rsidRPr="00EB1A4B">
        <w:rPr>
          <w:sz w:val="24"/>
        </w:rPr>
        <w:t>表示该线段在水平方向上的宽度。</w:t>
      </w:r>
    </w:p>
    <w:p w14:paraId="384CF7C7" w14:textId="77777777" w:rsidR="00D26656" w:rsidRPr="00EB1A4B" w:rsidRDefault="00E90BFC" w:rsidP="00EB1A4B">
      <w:pPr>
        <w:spacing w:beforeLines="50" w:before="156" w:afterLines="50" w:after="156" w:line="300" w:lineRule="auto"/>
        <w:ind w:firstLineChars="200" w:firstLine="480"/>
        <w:rPr>
          <w:sz w:val="24"/>
        </w:rPr>
      </w:pPr>
      <w:r w:rsidRPr="00EB1A4B">
        <w:rPr>
          <w:sz w:val="24"/>
        </w:rPr>
        <w:t>在算法初始化时，板材内部尚未放置任何板件，因此天际线只有一条初始线段，其起点位于板材左下角预留间隙之后，高度为预留间隙，宽度为板材可用宽度，即：</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3210"/>
        <w:gridCol w:w="3021"/>
      </w:tblGrid>
      <w:tr w:rsidR="00D26656" w14:paraId="0DED6C65" w14:textId="77777777" w:rsidTr="0084224A">
        <w:tc>
          <w:tcPr>
            <w:tcW w:w="2830" w:type="dxa"/>
          </w:tcPr>
          <w:p w14:paraId="3CB5D310" w14:textId="77777777" w:rsidR="00D26656" w:rsidRDefault="00D26656" w:rsidP="00EB1A4B">
            <w:pPr>
              <w:spacing w:beforeLines="50" w:before="156" w:afterLines="50" w:after="156" w:line="300" w:lineRule="auto"/>
              <w:rPr>
                <w:sz w:val="24"/>
              </w:rPr>
            </w:pPr>
          </w:p>
        </w:tc>
        <w:tc>
          <w:tcPr>
            <w:tcW w:w="3210" w:type="dxa"/>
          </w:tcPr>
          <w:p w14:paraId="266ED69E" w14:textId="45842A9B" w:rsidR="00D26656" w:rsidRDefault="00D26656" w:rsidP="00EB1A4B">
            <w:pPr>
              <w:spacing w:beforeLines="50" w:before="156" w:afterLines="50" w:after="156" w:line="300" w:lineRule="auto"/>
              <w:rPr>
                <w:sz w:val="24"/>
              </w:rPr>
            </w:pPr>
            <m:oMathPara>
              <m:oMath>
                <m:r>
                  <w:rPr>
                    <w:rFonts w:ascii="Cambria Math" w:hAnsi="Cambria Math"/>
                    <w:sz w:val="24"/>
                  </w:rPr>
                  <m:t>se</m:t>
                </m:r>
                <m:sSub>
                  <m:sSubPr>
                    <m:ctrlPr>
                      <w:rPr>
                        <w:rFonts w:ascii="Cambria Math" w:hAnsi="Cambria Math"/>
                        <w:sz w:val="24"/>
                      </w:rPr>
                    </m:ctrlPr>
                  </m:sSubPr>
                  <m:e>
                    <m:r>
                      <w:rPr>
                        <w:rFonts w:ascii="Cambria Math" w:hAnsi="Cambria Math"/>
                        <w:sz w:val="24"/>
                      </w:rPr>
                      <m:t>g</m:t>
                    </m:r>
                  </m:e>
                  <m:sub>
                    <m:r>
                      <m:rPr>
                        <m:sty m:val="p"/>
                      </m:rPr>
                      <w:rPr>
                        <w:rFonts w:ascii="Cambria Math" w:hAnsi="Cambria Math"/>
                        <w:sz w:val="24"/>
                      </w:rPr>
                      <m:t>0</m:t>
                    </m:r>
                  </m:sub>
                </m:sSub>
                <m:r>
                  <m:rPr>
                    <m:sty m:val="p"/>
                  </m:rPr>
                  <w:rPr>
                    <w:rFonts w:ascii="Cambria Math" w:hAnsi="Cambria Math"/>
                    <w:sz w:val="24"/>
                  </w:rPr>
                  <m:t>=(</m:t>
                </m:r>
                <m:r>
                  <w:rPr>
                    <w:rFonts w:ascii="Cambria Math" w:hAnsi="Cambria Math"/>
                    <w:sz w:val="24"/>
                  </w:rPr>
                  <m:t>gap</m:t>
                </m:r>
                <m:r>
                  <m:rPr>
                    <m:sty m:val="p"/>
                  </m:rPr>
                  <w:rPr>
                    <w:rFonts w:ascii="Cambria Math" w:hAnsi="Cambria Math"/>
                    <w:sz w:val="24"/>
                  </w:rPr>
                  <m:t>,</m:t>
                </m:r>
                <m:r>
                  <w:rPr>
                    <w:rFonts w:ascii="Cambria Math" w:hAnsi="Cambria Math"/>
                    <w:sz w:val="24"/>
                  </w:rPr>
                  <m:t>gap</m:t>
                </m:r>
                <m:r>
                  <m:rPr>
                    <m:sty m:val="p"/>
                  </m:rPr>
                  <w:rPr>
                    <w:rFonts w:ascii="Cambria Math" w:hAnsi="Cambria Math"/>
                    <w:sz w:val="24"/>
                  </w:rPr>
                  <m:t>,</m:t>
                </m:r>
                <m:r>
                  <w:rPr>
                    <w:rFonts w:ascii="Cambria Math" w:hAnsi="Cambria Math"/>
                    <w:sz w:val="24"/>
                  </w:rPr>
                  <m:t>L</m:t>
                </m:r>
                <m:r>
                  <m:rPr>
                    <m:sty m:val="p"/>
                  </m:rPr>
                  <w:rPr>
                    <w:rFonts w:ascii="Cambria Math" w:hAnsi="Cambria Math"/>
                    <w:sz w:val="24"/>
                  </w:rPr>
                  <m:t>-2</m:t>
                </m:r>
                <m:r>
                  <w:rPr>
                    <w:rFonts w:ascii="Cambria Math" w:hAnsi="Cambria Math"/>
                    <w:sz w:val="24"/>
                  </w:rPr>
                  <m:t>gap</m:t>
                </m:r>
                <m:r>
                  <m:rPr>
                    <m:sty m:val="p"/>
                  </m:rPr>
                  <w:rPr>
                    <w:rFonts w:ascii="Cambria Math" w:hAnsi="Cambria Math"/>
                    <w:sz w:val="24"/>
                  </w:rPr>
                  <m:t>)</m:t>
                </m:r>
              </m:oMath>
            </m:oMathPara>
          </w:p>
        </w:tc>
        <w:tc>
          <w:tcPr>
            <w:tcW w:w="3021" w:type="dxa"/>
          </w:tcPr>
          <w:p w14:paraId="052C4205" w14:textId="132CF4A1" w:rsidR="00D26656" w:rsidRDefault="00D26656" w:rsidP="0084224A">
            <w:pPr>
              <w:spacing w:beforeLines="50" w:before="156" w:afterLines="50" w:after="156" w:line="300" w:lineRule="auto"/>
              <w:jc w:val="right"/>
              <w:rPr>
                <w:sz w:val="24"/>
              </w:rPr>
            </w:pPr>
            <w:r>
              <w:rPr>
                <w:rFonts w:hint="eastAsia"/>
                <w:sz w:val="24"/>
              </w:rPr>
              <w:t>(4-29)</w:t>
            </w:r>
          </w:p>
        </w:tc>
      </w:tr>
    </w:tbl>
    <w:p w14:paraId="0169D36D" w14:textId="79C6D185" w:rsidR="00E90BFC" w:rsidRPr="00EB1A4B" w:rsidRDefault="00E90BFC" w:rsidP="00EB1A4B">
      <w:pPr>
        <w:spacing w:beforeLines="50" w:before="156" w:afterLines="50" w:after="156" w:line="300" w:lineRule="auto"/>
        <w:ind w:firstLineChars="200" w:firstLine="480"/>
        <w:rPr>
          <w:sz w:val="24"/>
        </w:rPr>
      </w:pPr>
      <w:r w:rsidRPr="00EB1A4B">
        <w:rPr>
          <w:sz w:val="24"/>
        </w:rPr>
        <w:t>其中，</w:t>
      </w:r>
      <m:oMath>
        <m:r>
          <w:rPr>
            <w:rFonts w:ascii="Cambria Math" w:hAnsi="Cambria Math"/>
            <w:sz w:val="24"/>
          </w:rPr>
          <m:t>L</m:t>
        </m:r>
      </m:oMath>
      <w:r w:rsidRPr="00EB1A4B">
        <w:rPr>
          <w:sz w:val="24"/>
        </w:rPr>
        <w:t>表示板材长度，</w:t>
      </w:r>
      <m:oMath>
        <m:r>
          <w:rPr>
            <w:rFonts w:ascii="Cambria Math" w:hAnsi="Cambria Math"/>
            <w:sz w:val="24"/>
          </w:rPr>
          <m:t>gap</m:t>
        </m:r>
      </m:oMath>
      <w:r w:rsidRPr="00EB1A4B">
        <w:rPr>
          <w:sz w:val="24"/>
        </w:rPr>
        <w:t>表示板件与板材边界之间的最小间隙。该初始线段表示</w:t>
      </w:r>
      <w:r w:rsidRPr="00EB1A4B">
        <w:rPr>
          <w:sz w:val="24"/>
        </w:rPr>
        <w:lastRenderedPageBreak/>
        <w:t>板材底部从</w:t>
      </w:r>
      <m:oMath>
        <m:r>
          <w:rPr>
            <w:rFonts w:ascii="Cambria Math" w:hAnsi="Cambria Math"/>
            <w:sz w:val="24"/>
          </w:rPr>
          <m:t>gap</m:t>
        </m:r>
      </m:oMath>
      <w:r w:rsidRPr="00EB1A4B">
        <w:rPr>
          <w:sz w:val="24"/>
        </w:rPr>
        <w:t>到</w:t>
      </w:r>
      <m:oMath>
        <m:r>
          <w:rPr>
            <w:rFonts w:ascii="Cambria Math" w:hAnsi="Cambria Math"/>
            <w:sz w:val="24"/>
          </w:rPr>
          <m:t>L</m:t>
        </m:r>
        <m:r>
          <m:rPr>
            <m:sty m:val="p"/>
          </m:rPr>
          <w:rPr>
            <w:rFonts w:ascii="Cambria Math" w:hAnsi="Cambria Math"/>
            <w:sz w:val="24"/>
          </w:rPr>
          <m:t>-</m:t>
        </m:r>
        <m:r>
          <w:rPr>
            <w:rFonts w:ascii="Cambria Math" w:hAnsi="Cambria Math"/>
            <w:sz w:val="24"/>
          </w:rPr>
          <m:t>gap</m:t>
        </m:r>
      </m:oMath>
      <w:r w:rsidRPr="00EB1A4B">
        <w:rPr>
          <w:sz w:val="24"/>
        </w:rPr>
        <w:t>的区域均可用于放置板件。</w:t>
      </w:r>
    </w:p>
    <w:p w14:paraId="2F5E3446" w14:textId="77777777" w:rsidR="00D26656" w:rsidRPr="00EB1A4B" w:rsidRDefault="00E90BFC" w:rsidP="00EB1A4B">
      <w:pPr>
        <w:spacing w:beforeLines="50" w:before="156" w:afterLines="50" w:after="156" w:line="300" w:lineRule="auto"/>
        <w:ind w:firstLineChars="200" w:firstLine="480"/>
        <w:rPr>
          <w:sz w:val="24"/>
        </w:rPr>
      </w:pPr>
      <w:r w:rsidRPr="00EB1A4B">
        <w:rPr>
          <w:sz w:val="24"/>
        </w:rPr>
        <w:t>随着板件不断被放置，天际线集合会不断发生变化。设当前天际线集合为：</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3544"/>
        <w:gridCol w:w="2687"/>
      </w:tblGrid>
      <w:tr w:rsidR="00D26656" w14:paraId="391984C7" w14:textId="77777777" w:rsidTr="0084224A">
        <w:tc>
          <w:tcPr>
            <w:tcW w:w="2830" w:type="dxa"/>
          </w:tcPr>
          <w:p w14:paraId="0CDF306A" w14:textId="77777777" w:rsidR="00D26656" w:rsidRDefault="00D26656" w:rsidP="00EB1A4B">
            <w:pPr>
              <w:spacing w:beforeLines="50" w:before="156" w:afterLines="50" w:after="156" w:line="300" w:lineRule="auto"/>
              <w:rPr>
                <w:sz w:val="24"/>
              </w:rPr>
            </w:pPr>
          </w:p>
        </w:tc>
        <w:tc>
          <w:tcPr>
            <w:tcW w:w="3544" w:type="dxa"/>
          </w:tcPr>
          <w:p w14:paraId="6950FE6A" w14:textId="00B37958" w:rsidR="00D26656" w:rsidRDefault="00D26656" w:rsidP="00EB1A4B">
            <w:pPr>
              <w:spacing w:beforeLines="50" w:before="156" w:afterLines="50" w:after="156" w:line="300" w:lineRule="auto"/>
              <w:rPr>
                <w:sz w:val="24"/>
              </w:rPr>
            </w:pPr>
            <m:oMathPara>
              <m:oMath>
                <m:r>
                  <w:rPr>
                    <w:rFonts w:ascii="Cambria Math" w:hAnsi="Cambria Math"/>
                    <w:sz w:val="24"/>
                  </w:rPr>
                  <m:t>Skyline</m:t>
                </m:r>
                <m:r>
                  <m:rPr>
                    <m:sty m:val="p"/>
                  </m:rPr>
                  <w:rPr>
                    <w:rFonts w:ascii="Cambria Math" w:hAnsi="Cambria Math"/>
                    <w:sz w:val="24"/>
                  </w:rPr>
                  <m:t>={</m:t>
                </m:r>
                <m:r>
                  <w:rPr>
                    <w:rFonts w:ascii="Cambria Math" w:hAnsi="Cambria Math"/>
                    <w:sz w:val="24"/>
                  </w:rPr>
                  <m:t>se</m:t>
                </m:r>
                <m:sSub>
                  <m:sSubPr>
                    <m:ctrlPr>
                      <w:rPr>
                        <w:rFonts w:ascii="Cambria Math" w:hAnsi="Cambria Math"/>
                        <w:sz w:val="24"/>
                      </w:rPr>
                    </m:ctrlPr>
                  </m:sSubPr>
                  <m:e>
                    <m:r>
                      <w:rPr>
                        <w:rFonts w:ascii="Cambria Math" w:hAnsi="Cambria Math"/>
                        <w:sz w:val="24"/>
                      </w:rPr>
                      <m:t>g</m:t>
                    </m:r>
                  </m:e>
                  <m:sub>
                    <m:r>
                      <m:rPr>
                        <m:sty m:val="p"/>
                      </m:rPr>
                      <w:rPr>
                        <w:rFonts w:ascii="Cambria Math" w:hAnsi="Cambria Math"/>
                        <w:sz w:val="24"/>
                      </w:rPr>
                      <m:t>1</m:t>
                    </m:r>
                  </m:sub>
                </m:sSub>
                <m:r>
                  <m:rPr>
                    <m:sty m:val="p"/>
                  </m:rPr>
                  <w:rPr>
                    <w:rFonts w:ascii="Cambria Math" w:hAnsi="Cambria Math"/>
                    <w:sz w:val="24"/>
                  </w:rPr>
                  <m:t>,</m:t>
                </m:r>
                <m:r>
                  <w:rPr>
                    <w:rFonts w:ascii="Cambria Math" w:hAnsi="Cambria Math"/>
                    <w:sz w:val="24"/>
                  </w:rPr>
                  <m:t>se</m:t>
                </m:r>
                <m:sSub>
                  <m:sSubPr>
                    <m:ctrlPr>
                      <w:rPr>
                        <w:rFonts w:ascii="Cambria Math" w:hAnsi="Cambria Math"/>
                        <w:sz w:val="24"/>
                      </w:rPr>
                    </m:ctrlPr>
                  </m:sSubPr>
                  <m:e>
                    <m:r>
                      <w:rPr>
                        <w:rFonts w:ascii="Cambria Math" w:hAnsi="Cambria Math"/>
                        <w:sz w:val="24"/>
                      </w:rPr>
                      <m:t>g</m:t>
                    </m:r>
                  </m:e>
                  <m:sub>
                    <m:r>
                      <m:rPr>
                        <m:sty m:val="p"/>
                      </m:rPr>
                      <w:rPr>
                        <w:rFonts w:ascii="Cambria Math" w:hAnsi="Cambria Math"/>
                        <w:sz w:val="24"/>
                      </w:rPr>
                      <m:t>2</m:t>
                    </m:r>
                  </m:sub>
                </m:sSub>
                <m:r>
                  <m:rPr>
                    <m:sty m:val="p"/>
                  </m:rPr>
                  <w:rPr>
                    <w:rFonts w:ascii="Cambria Math" w:hAnsi="Cambria Math"/>
                    <w:sz w:val="24"/>
                  </w:rPr>
                  <m:t>,⋯</m:t>
                </m:r>
                <m:r>
                  <m:rPr>
                    <m:nor/>
                  </m:rPr>
                  <w:rPr>
                    <w:sz w:val="24"/>
                  </w:rPr>
                  <m:t> </m:t>
                </m:r>
                <m:r>
                  <m:rPr>
                    <m:sty m:val="p"/>
                  </m:rPr>
                  <w:rPr>
                    <w:rFonts w:ascii="Cambria Math" w:hAnsi="Cambria Math"/>
                    <w:sz w:val="24"/>
                  </w:rPr>
                  <m:t>,</m:t>
                </m:r>
                <m:r>
                  <w:rPr>
                    <w:rFonts w:ascii="Cambria Math" w:hAnsi="Cambria Math"/>
                    <w:sz w:val="24"/>
                  </w:rPr>
                  <m:t>se</m:t>
                </m:r>
                <m:sSub>
                  <m:sSubPr>
                    <m:ctrlPr>
                      <w:rPr>
                        <w:rFonts w:ascii="Cambria Math" w:hAnsi="Cambria Math"/>
                        <w:sz w:val="24"/>
                      </w:rPr>
                    </m:ctrlPr>
                  </m:sSubPr>
                  <m:e>
                    <m:r>
                      <w:rPr>
                        <w:rFonts w:ascii="Cambria Math" w:hAnsi="Cambria Math"/>
                        <w:sz w:val="24"/>
                      </w:rPr>
                      <m:t>g</m:t>
                    </m:r>
                  </m:e>
                  <m:sub>
                    <m:r>
                      <w:rPr>
                        <w:rFonts w:ascii="Cambria Math" w:hAnsi="Cambria Math"/>
                        <w:sz w:val="24"/>
                      </w:rPr>
                      <m:t>q</m:t>
                    </m:r>
                  </m:sub>
                </m:sSub>
                <m:r>
                  <m:rPr>
                    <m:sty m:val="p"/>
                  </m:rPr>
                  <w:rPr>
                    <w:rFonts w:ascii="Cambria Math" w:hAnsi="Cambria Math"/>
                    <w:sz w:val="24"/>
                  </w:rPr>
                  <m:t>}</m:t>
                </m:r>
              </m:oMath>
            </m:oMathPara>
          </w:p>
        </w:tc>
        <w:tc>
          <w:tcPr>
            <w:tcW w:w="2687" w:type="dxa"/>
          </w:tcPr>
          <w:p w14:paraId="633D1347" w14:textId="3EFAE48F" w:rsidR="00D26656" w:rsidRDefault="00D26656" w:rsidP="0084224A">
            <w:pPr>
              <w:spacing w:beforeLines="50" w:before="156" w:afterLines="50" w:after="156" w:line="300" w:lineRule="auto"/>
              <w:jc w:val="right"/>
              <w:rPr>
                <w:sz w:val="24"/>
              </w:rPr>
            </w:pPr>
            <w:r>
              <w:rPr>
                <w:rFonts w:hint="eastAsia"/>
                <w:sz w:val="24"/>
              </w:rPr>
              <w:t>(4-30)</w:t>
            </w:r>
          </w:p>
        </w:tc>
      </w:tr>
    </w:tbl>
    <w:p w14:paraId="36D67DAE" w14:textId="5B60D8D2" w:rsidR="00E90BFC" w:rsidRPr="00EB1A4B" w:rsidRDefault="00E90BFC" w:rsidP="00EB1A4B">
      <w:pPr>
        <w:spacing w:beforeLines="50" w:before="156" w:afterLines="50" w:after="156" w:line="300" w:lineRule="auto"/>
        <w:ind w:firstLineChars="200" w:firstLine="480"/>
        <w:rPr>
          <w:sz w:val="24"/>
        </w:rPr>
      </w:pPr>
      <w:r w:rsidRPr="00EB1A4B">
        <w:rPr>
          <w:sz w:val="24"/>
        </w:rPr>
        <w:t>其中，</w:t>
      </w:r>
      <m:oMath>
        <m:r>
          <w:rPr>
            <w:rFonts w:ascii="Cambria Math" w:hAnsi="Cambria Math"/>
            <w:sz w:val="24"/>
          </w:rPr>
          <m:t>q</m:t>
        </m:r>
      </m:oMath>
      <w:r w:rsidRPr="00EB1A4B">
        <w:rPr>
          <w:sz w:val="24"/>
        </w:rPr>
        <w:t>表示当前天际线线段数量。各线段按照起始横坐标从小到大排列，并共同描述当前板材内部可用空间的顶部轮廓。</w:t>
      </w:r>
    </w:p>
    <w:p w14:paraId="1FC9E676" w14:textId="159A09E0" w:rsidR="00982863" w:rsidRPr="00E90BFC" w:rsidRDefault="00982863" w:rsidP="00032BBC">
      <w:pPr>
        <w:pStyle w:val="31"/>
        <w:numPr>
          <w:ilvl w:val="2"/>
          <w:numId w:val="9"/>
        </w:numPr>
      </w:pPr>
      <w:r w:rsidRPr="00E90BFC">
        <w:rPr>
          <w:rFonts w:hint="eastAsia"/>
        </w:rPr>
        <w:t>工件放置策略</w:t>
      </w:r>
    </w:p>
    <w:p w14:paraId="0FD00554" w14:textId="2D6AD3B8" w:rsidR="00E90BFC" w:rsidRPr="00EB1A4B" w:rsidRDefault="00E90BFC" w:rsidP="00EB1A4B">
      <w:pPr>
        <w:spacing w:beforeLines="50" w:before="156" w:afterLines="50" w:after="156" w:line="300" w:lineRule="auto"/>
        <w:ind w:firstLineChars="200" w:firstLine="480"/>
        <w:rPr>
          <w:sz w:val="24"/>
        </w:rPr>
      </w:pPr>
      <w:r w:rsidRPr="00EB1A4B">
        <w:rPr>
          <w:sz w:val="24"/>
        </w:rPr>
        <w:t>对于排列序列中的当前待放置板件，算法首先获取其原始长度和宽度。若系统允许板件旋转，则该板件存在两种候选放置方式：原始方向和旋转</w:t>
      </w:r>
      <m:oMath>
        <m:sSup>
          <m:sSupPr>
            <m:ctrlPr>
              <w:rPr>
                <w:rFonts w:ascii="Cambria Math" w:hAnsi="Cambria Math"/>
                <w:sz w:val="24"/>
              </w:rPr>
            </m:ctrlPr>
          </m:sSupPr>
          <m:e>
            <m:r>
              <m:rPr>
                <m:sty m:val="p"/>
              </m:rPr>
              <w:rPr>
                <w:rFonts w:ascii="Cambria Math" w:hAnsi="Cambria Math"/>
                <w:sz w:val="24"/>
              </w:rPr>
              <m:t>90</m:t>
            </m:r>
          </m:e>
          <m:sup>
            <m:r>
              <m:rPr>
                <m:sty m:val="p"/>
              </m:rPr>
              <w:rPr>
                <w:rFonts w:ascii="Cambria Math" w:hAnsi="Cambria Math"/>
                <w:sz w:val="24"/>
              </w:rPr>
              <m:t>∘</m:t>
            </m:r>
          </m:sup>
        </m:sSup>
      </m:oMath>
      <w:r w:rsidRPr="00EB1A4B">
        <w:rPr>
          <w:sz w:val="24"/>
        </w:rPr>
        <w:t>后的方向；若系统不允许旋转，则只保留原始方向作为候选方案。</w:t>
      </w:r>
    </w:p>
    <w:p w14:paraId="47762C2B" w14:textId="77777777" w:rsidR="00D26656" w:rsidRPr="00EB1A4B" w:rsidRDefault="00E90BFC" w:rsidP="00EB1A4B">
      <w:pPr>
        <w:spacing w:beforeLines="50" w:before="156" w:afterLines="50" w:after="156" w:line="300" w:lineRule="auto"/>
        <w:ind w:firstLineChars="200" w:firstLine="480"/>
        <w:rPr>
          <w:sz w:val="24"/>
        </w:rPr>
      </w:pPr>
      <w:r w:rsidRPr="00EB1A4B">
        <w:rPr>
          <w:sz w:val="24"/>
        </w:rPr>
        <w:t>设当前候选放置尺寸为：</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D26656" w14:paraId="61C7DCAC" w14:textId="77777777" w:rsidTr="0084224A">
        <w:tc>
          <w:tcPr>
            <w:tcW w:w="3020" w:type="dxa"/>
          </w:tcPr>
          <w:p w14:paraId="086E67BB" w14:textId="77777777" w:rsidR="00D26656" w:rsidRDefault="00D26656" w:rsidP="00EB1A4B">
            <w:pPr>
              <w:spacing w:beforeLines="50" w:before="156" w:afterLines="50" w:after="156" w:line="300" w:lineRule="auto"/>
              <w:rPr>
                <w:sz w:val="24"/>
              </w:rPr>
            </w:pPr>
          </w:p>
        </w:tc>
        <w:tc>
          <w:tcPr>
            <w:tcW w:w="3020" w:type="dxa"/>
          </w:tcPr>
          <w:p w14:paraId="0E8E2589" w14:textId="1A16AC1B" w:rsidR="00D26656" w:rsidRDefault="00000000" w:rsidP="00EB1A4B">
            <w:pPr>
              <w:spacing w:beforeLines="50" w:before="156" w:afterLines="50" w:after="156" w:line="300" w:lineRule="auto"/>
              <w:rPr>
                <w:sz w:val="24"/>
              </w:rPr>
            </w:pPr>
            <m:oMathPara>
              <m:oMath>
                <m:d>
                  <m:dPr>
                    <m:sepChr m:val=","/>
                    <m:ctrlPr>
                      <w:rPr>
                        <w:rFonts w:ascii="Cambria Math" w:hAnsi="Cambria Math"/>
                        <w:sz w:val="24"/>
                      </w:rPr>
                    </m:ctrlPr>
                  </m:dPr>
                  <m:e>
                    <m:sSub>
                      <m:sSubPr>
                        <m:ctrlPr>
                          <w:rPr>
                            <w:rFonts w:ascii="Cambria Math" w:hAnsi="Cambria Math"/>
                            <w:sz w:val="24"/>
                          </w:rPr>
                        </m:ctrlPr>
                      </m:sSubPr>
                      <m:e>
                        <m:r>
                          <w:rPr>
                            <w:rFonts w:ascii="Cambria Math" w:hAnsi="Cambria Math"/>
                            <w:sz w:val="24"/>
                          </w:rPr>
                          <m:t>p</m:t>
                        </m:r>
                      </m:e>
                      <m:sub>
                        <m:r>
                          <w:rPr>
                            <w:rFonts w:ascii="Cambria Math" w:hAnsi="Cambria Math"/>
                            <w:sz w:val="24"/>
                          </w:rPr>
                          <m:t>w</m:t>
                        </m:r>
                      </m:sub>
                    </m:sSub>
                  </m:e>
                  <m:e>
                    <m:sSub>
                      <m:sSubPr>
                        <m:ctrlPr>
                          <w:rPr>
                            <w:rFonts w:ascii="Cambria Math" w:hAnsi="Cambria Math"/>
                            <w:sz w:val="24"/>
                          </w:rPr>
                        </m:ctrlPr>
                      </m:sSubPr>
                      <m:e>
                        <m:r>
                          <w:rPr>
                            <w:rFonts w:ascii="Cambria Math" w:hAnsi="Cambria Math"/>
                            <w:sz w:val="24"/>
                          </w:rPr>
                          <m:t>p</m:t>
                        </m:r>
                      </m:e>
                      <m:sub>
                        <m:r>
                          <w:rPr>
                            <w:rFonts w:ascii="Cambria Math" w:hAnsi="Cambria Math"/>
                            <w:sz w:val="24"/>
                          </w:rPr>
                          <m:t>h</m:t>
                        </m:r>
                      </m:sub>
                    </m:sSub>
                  </m:e>
                </m:d>
              </m:oMath>
            </m:oMathPara>
          </w:p>
        </w:tc>
        <w:tc>
          <w:tcPr>
            <w:tcW w:w="3021" w:type="dxa"/>
          </w:tcPr>
          <w:p w14:paraId="7E42BFDF" w14:textId="67DC056D" w:rsidR="00D26656" w:rsidRDefault="00D26656" w:rsidP="0084224A">
            <w:pPr>
              <w:spacing w:beforeLines="50" w:before="156" w:afterLines="50" w:after="156" w:line="300" w:lineRule="auto"/>
              <w:jc w:val="right"/>
              <w:rPr>
                <w:sz w:val="24"/>
              </w:rPr>
            </w:pPr>
            <w:r>
              <w:rPr>
                <w:rFonts w:hint="eastAsia"/>
                <w:sz w:val="24"/>
              </w:rPr>
              <w:t>(4-31)</w:t>
            </w:r>
          </w:p>
        </w:tc>
      </w:tr>
    </w:tbl>
    <w:p w14:paraId="747DD93D" w14:textId="6CBB8FC9" w:rsidR="00E90BFC" w:rsidRPr="00EB1A4B" w:rsidRDefault="00E90BFC" w:rsidP="00EB1A4B">
      <w:pPr>
        <w:spacing w:beforeLines="50" w:before="156" w:afterLines="50" w:after="156" w:line="300" w:lineRule="auto"/>
        <w:ind w:firstLineChars="200" w:firstLine="480"/>
        <w:rPr>
          <w:sz w:val="24"/>
        </w:rPr>
      </w:pPr>
      <w:r w:rsidRPr="00EB1A4B">
        <w:rPr>
          <w:sz w:val="24"/>
        </w:rPr>
        <w:t>其中，</w:t>
      </w:r>
      <m:oMath>
        <m:sSub>
          <m:sSubPr>
            <m:ctrlPr>
              <w:rPr>
                <w:rFonts w:ascii="Cambria Math" w:hAnsi="Cambria Math"/>
                <w:sz w:val="24"/>
              </w:rPr>
            </m:ctrlPr>
          </m:sSubPr>
          <m:e>
            <m:r>
              <w:rPr>
                <w:rFonts w:ascii="Cambria Math" w:hAnsi="Cambria Math"/>
                <w:sz w:val="24"/>
              </w:rPr>
              <m:t>p</m:t>
            </m:r>
          </m:e>
          <m:sub>
            <m:r>
              <w:rPr>
                <w:rFonts w:ascii="Cambria Math" w:hAnsi="Cambria Math"/>
                <w:sz w:val="24"/>
              </w:rPr>
              <m:t>w</m:t>
            </m:r>
          </m:sub>
        </m:sSub>
      </m:oMath>
      <w:r w:rsidRPr="00EB1A4B">
        <w:rPr>
          <w:sz w:val="24"/>
        </w:rPr>
        <w:t>表示当前候选方向下板件的实际宽度，</w:t>
      </w:r>
      <m:oMath>
        <m:sSub>
          <m:sSubPr>
            <m:ctrlPr>
              <w:rPr>
                <w:rFonts w:ascii="Cambria Math" w:hAnsi="Cambria Math"/>
                <w:sz w:val="24"/>
              </w:rPr>
            </m:ctrlPr>
          </m:sSubPr>
          <m:e>
            <m:r>
              <w:rPr>
                <w:rFonts w:ascii="Cambria Math" w:hAnsi="Cambria Math"/>
                <w:sz w:val="24"/>
              </w:rPr>
              <m:t>p</m:t>
            </m:r>
          </m:e>
          <m:sub>
            <m:r>
              <w:rPr>
                <w:rFonts w:ascii="Cambria Math" w:hAnsi="Cambria Math"/>
                <w:sz w:val="24"/>
              </w:rPr>
              <m:t>h</m:t>
            </m:r>
          </m:sub>
        </m:sSub>
      </m:oMath>
      <w:r w:rsidRPr="00EB1A4B">
        <w:rPr>
          <w:sz w:val="24"/>
        </w:rPr>
        <w:t>表示当前候选方向下板件的实际高度。</w:t>
      </w:r>
    </w:p>
    <w:p w14:paraId="1EB49B23" w14:textId="72881045" w:rsidR="00D26656" w:rsidRPr="00EB1A4B" w:rsidRDefault="00E90BFC" w:rsidP="00EB1A4B">
      <w:pPr>
        <w:spacing w:beforeLines="50" w:before="156" w:afterLines="50" w:after="156" w:line="300" w:lineRule="auto"/>
        <w:ind w:firstLineChars="200" w:firstLine="480"/>
        <w:rPr>
          <w:sz w:val="24"/>
        </w:rPr>
      </w:pPr>
      <w:r w:rsidRPr="00EB1A4B">
        <w:rPr>
          <w:sz w:val="24"/>
        </w:rPr>
        <w:t>对于天际线集合中的任意一条线段</w:t>
      </w:r>
      <m:oMath>
        <m:r>
          <w:rPr>
            <w:rFonts w:ascii="Cambria Math" w:hAnsi="Cambria Math"/>
            <w:sz w:val="24"/>
          </w:rPr>
          <m:t>seg</m:t>
        </m:r>
        <m:r>
          <m:rPr>
            <m:sty m:val="p"/>
          </m:rPr>
          <w:rPr>
            <w:rFonts w:ascii="Cambria Math" w:hAnsi="Cambria Math"/>
            <w:sz w:val="24"/>
          </w:rPr>
          <m:t>=(</m:t>
        </m:r>
        <m:r>
          <w:rPr>
            <w:rFonts w:ascii="Cambria Math" w:hAnsi="Cambria Math"/>
            <w:sz w:val="24"/>
          </w:rPr>
          <m:t>x</m:t>
        </m:r>
        <m:r>
          <m:rPr>
            <m:sty m:val="p"/>
          </m:rPr>
          <w:rPr>
            <w:rFonts w:ascii="Cambria Math" w:hAnsi="Cambria Math"/>
            <w:sz w:val="24"/>
          </w:rPr>
          <m:t>,</m:t>
        </m:r>
        <m:r>
          <w:rPr>
            <w:rFonts w:ascii="Cambria Math" w:hAnsi="Cambria Math"/>
            <w:sz w:val="24"/>
          </w:rPr>
          <m:t>y</m:t>
        </m:r>
        <m:r>
          <m:rPr>
            <m:sty m:val="p"/>
          </m:rPr>
          <w:rPr>
            <w:rFonts w:ascii="Cambria Math" w:hAnsi="Cambria Math"/>
            <w:sz w:val="24"/>
          </w:rPr>
          <m:t>,</m:t>
        </m:r>
        <m:r>
          <w:rPr>
            <w:rFonts w:ascii="Cambria Math" w:hAnsi="Cambria Math"/>
            <w:sz w:val="24"/>
          </w:rPr>
          <m:t>width</m:t>
        </m:r>
        <m:r>
          <m:rPr>
            <m:sty m:val="p"/>
          </m:rPr>
          <w:rPr>
            <w:rFonts w:ascii="Cambria Math" w:hAnsi="Cambria Math"/>
            <w:sz w:val="24"/>
          </w:rPr>
          <m:t>)</m:t>
        </m:r>
      </m:oMath>
      <w:r w:rsidRPr="00EB1A4B">
        <w:rPr>
          <w:sz w:val="24"/>
        </w:rPr>
        <w:t>，若要将当前板件放置在线段起点处，则需要满足以下条件：</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D26656" w14:paraId="0D838B54" w14:textId="77777777" w:rsidTr="0084224A">
        <w:tc>
          <w:tcPr>
            <w:tcW w:w="3020" w:type="dxa"/>
          </w:tcPr>
          <w:p w14:paraId="07B3D28A" w14:textId="77777777" w:rsidR="00D26656" w:rsidRDefault="00D26656" w:rsidP="00EB1A4B">
            <w:pPr>
              <w:spacing w:beforeLines="50" w:before="156" w:afterLines="50" w:after="156" w:line="300" w:lineRule="auto"/>
              <w:rPr>
                <w:sz w:val="24"/>
              </w:rPr>
            </w:pPr>
          </w:p>
        </w:tc>
        <w:tc>
          <w:tcPr>
            <w:tcW w:w="3020" w:type="dxa"/>
          </w:tcPr>
          <w:p w14:paraId="18A0A578" w14:textId="3C2D6DB5" w:rsidR="00D26656" w:rsidRDefault="00D26656" w:rsidP="00EB1A4B">
            <w:pPr>
              <w:spacing w:beforeLines="50" w:before="156" w:afterLines="50" w:after="156" w:line="300" w:lineRule="auto"/>
              <w:rPr>
                <w:sz w:val="24"/>
              </w:rPr>
            </w:pPr>
            <m:oMathPara>
              <m:oMath>
                <m:r>
                  <w:rPr>
                    <w:rFonts w:ascii="Cambria Math" w:hAnsi="Cambria Math"/>
                    <w:sz w:val="24"/>
                  </w:rPr>
                  <m:t>width</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p</m:t>
                    </m:r>
                  </m:e>
                  <m:sub>
                    <m:r>
                      <w:rPr>
                        <w:rFonts w:ascii="Cambria Math" w:hAnsi="Cambria Math"/>
                        <w:sz w:val="24"/>
                      </w:rPr>
                      <m:t>w</m:t>
                    </m:r>
                  </m:sub>
                </m:sSub>
              </m:oMath>
            </m:oMathPara>
          </w:p>
        </w:tc>
        <w:tc>
          <w:tcPr>
            <w:tcW w:w="3021" w:type="dxa"/>
          </w:tcPr>
          <w:p w14:paraId="65F89BF2" w14:textId="58118963" w:rsidR="00D26656" w:rsidRDefault="00D26656" w:rsidP="0084224A">
            <w:pPr>
              <w:spacing w:beforeLines="50" w:before="156" w:afterLines="50" w:after="156" w:line="300" w:lineRule="auto"/>
              <w:jc w:val="right"/>
              <w:rPr>
                <w:sz w:val="24"/>
              </w:rPr>
            </w:pPr>
            <w:r>
              <w:rPr>
                <w:rFonts w:hint="eastAsia"/>
                <w:sz w:val="24"/>
              </w:rPr>
              <w:t>(4-</w:t>
            </w:r>
            <w:r w:rsidRPr="0084224A">
              <w:rPr>
                <w:rFonts w:hint="eastAsia"/>
                <w:szCs w:val="21"/>
              </w:rPr>
              <w:t>32</w:t>
            </w:r>
            <w:r>
              <w:rPr>
                <w:rFonts w:hint="eastAsia"/>
                <w:sz w:val="24"/>
              </w:rPr>
              <w:t>)</w:t>
            </w:r>
          </w:p>
        </w:tc>
      </w:tr>
      <w:tr w:rsidR="00D26656" w14:paraId="2A58FDD1" w14:textId="77777777" w:rsidTr="0084224A">
        <w:tc>
          <w:tcPr>
            <w:tcW w:w="3020" w:type="dxa"/>
          </w:tcPr>
          <w:p w14:paraId="0A84C506" w14:textId="77777777" w:rsidR="00D26656" w:rsidRDefault="00D26656" w:rsidP="00EB1A4B">
            <w:pPr>
              <w:spacing w:beforeLines="50" w:before="156" w:afterLines="50" w:after="156" w:line="300" w:lineRule="auto"/>
              <w:rPr>
                <w:sz w:val="24"/>
              </w:rPr>
            </w:pPr>
          </w:p>
        </w:tc>
        <w:tc>
          <w:tcPr>
            <w:tcW w:w="3020" w:type="dxa"/>
          </w:tcPr>
          <w:p w14:paraId="228730CD" w14:textId="0535EE62" w:rsidR="00D26656" w:rsidRDefault="00D26656" w:rsidP="00EB1A4B">
            <w:pPr>
              <w:spacing w:beforeLines="50" w:before="156" w:afterLines="50" w:after="156" w:line="300" w:lineRule="auto"/>
              <w:rPr>
                <w:sz w:val="24"/>
              </w:rPr>
            </w:pPr>
            <m:oMathPara>
              <m:oMath>
                <m:r>
                  <w:rPr>
                    <w:rFonts w:ascii="Cambria Math" w:hAnsi="Cambria Math"/>
                    <w:sz w:val="24"/>
                  </w:rPr>
                  <m:t>x</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p</m:t>
                    </m:r>
                  </m:e>
                  <m:sub>
                    <m:r>
                      <w:rPr>
                        <w:rFonts w:ascii="Cambria Math" w:hAnsi="Cambria Math"/>
                        <w:sz w:val="24"/>
                      </w:rPr>
                      <m:t>w</m:t>
                    </m:r>
                  </m:sub>
                </m:sSub>
                <m:r>
                  <m:rPr>
                    <m:sty m:val="p"/>
                  </m:rPr>
                  <w:rPr>
                    <w:rFonts w:ascii="Cambria Math" w:hAnsi="Cambria Math"/>
                    <w:sz w:val="24"/>
                  </w:rPr>
                  <m:t>+</m:t>
                </m:r>
                <m:r>
                  <w:rPr>
                    <w:rFonts w:ascii="Cambria Math" w:hAnsi="Cambria Math"/>
                    <w:sz w:val="24"/>
                  </w:rPr>
                  <m:t>gap</m:t>
                </m:r>
                <m:r>
                  <m:rPr>
                    <m:sty m:val="p"/>
                  </m:rPr>
                  <w:rPr>
                    <w:rFonts w:ascii="Cambria Math" w:hAnsi="Cambria Math"/>
                    <w:sz w:val="24"/>
                  </w:rPr>
                  <m:t>≤</m:t>
                </m:r>
                <m:r>
                  <w:rPr>
                    <w:rFonts w:ascii="Cambria Math" w:hAnsi="Cambria Math"/>
                    <w:sz w:val="24"/>
                  </w:rPr>
                  <m:t>L</m:t>
                </m:r>
              </m:oMath>
            </m:oMathPara>
          </w:p>
        </w:tc>
        <w:tc>
          <w:tcPr>
            <w:tcW w:w="3021" w:type="dxa"/>
          </w:tcPr>
          <w:p w14:paraId="3767F619" w14:textId="7A5B30F2" w:rsidR="00D26656" w:rsidRDefault="00D26656" w:rsidP="0084224A">
            <w:pPr>
              <w:spacing w:beforeLines="50" w:before="156" w:afterLines="50" w:after="156" w:line="300" w:lineRule="auto"/>
              <w:jc w:val="right"/>
              <w:rPr>
                <w:sz w:val="24"/>
              </w:rPr>
            </w:pPr>
            <w:r>
              <w:rPr>
                <w:rFonts w:hint="eastAsia"/>
                <w:sz w:val="24"/>
              </w:rPr>
              <w:t>(4-33)</w:t>
            </w:r>
          </w:p>
        </w:tc>
      </w:tr>
      <w:tr w:rsidR="00D26656" w14:paraId="539C3F51" w14:textId="77777777" w:rsidTr="0084224A">
        <w:tc>
          <w:tcPr>
            <w:tcW w:w="3020" w:type="dxa"/>
          </w:tcPr>
          <w:p w14:paraId="330E0182" w14:textId="77777777" w:rsidR="00D26656" w:rsidRDefault="00D26656" w:rsidP="00EB1A4B">
            <w:pPr>
              <w:spacing w:beforeLines="50" w:before="156" w:afterLines="50" w:after="156" w:line="300" w:lineRule="auto"/>
              <w:rPr>
                <w:sz w:val="24"/>
              </w:rPr>
            </w:pPr>
          </w:p>
        </w:tc>
        <w:tc>
          <w:tcPr>
            <w:tcW w:w="3020" w:type="dxa"/>
          </w:tcPr>
          <w:p w14:paraId="3B5CB61D" w14:textId="1BD01B19" w:rsidR="00D26656" w:rsidRDefault="00D26656" w:rsidP="00EB1A4B">
            <w:pPr>
              <w:spacing w:beforeLines="50" w:before="156" w:afterLines="50" w:after="156" w:line="300" w:lineRule="auto"/>
              <w:rPr>
                <w:sz w:val="24"/>
              </w:rPr>
            </w:pPr>
            <m:oMathPara>
              <m:oMath>
                <m:r>
                  <w:rPr>
                    <w:rFonts w:ascii="Cambria Math" w:hAnsi="Cambria Math"/>
                    <w:sz w:val="24"/>
                  </w:rPr>
                  <m:t>y</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p</m:t>
                    </m:r>
                  </m:e>
                  <m:sub>
                    <m:r>
                      <w:rPr>
                        <w:rFonts w:ascii="Cambria Math" w:hAnsi="Cambria Math"/>
                        <w:sz w:val="24"/>
                      </w:rPr>
                      <m:t>h</m:t>
                    </m:r>
                  </m:sub>
                </m:sSub>
                <m:r>
                  <m:rPr>
                    <m:sty m:val="p"/>
                  </m:rPr>
                  <w:rPr>
                    <w:rFonts w:ascii="Cambria Math" w:hAnsi="Cambria Math"/>
                    <w:sz w:val="24"/>
                  </w:rPr>
                  <m:t>+</m:t>
                </m:r>
                <m:r>
                  <w:rPr>
                    <w:rFonts w:ascii="Cambria Math" w:hAnsi="Cambria Math"/>
                    <w:sz w:val="24"/>
                  </w:rPr>
                  <m:t>gap</m:t>
                </m:r>
                <m:r>
                  <m:rPr>
                    <m:sty m:val="p"/>
                  </m:rPr>
                  <w:rPr>
                    <w:rFonts w:ascii="Cambria Math" w:hAnsi="Cambria Math"/>
                    <w:sz w:val="24"/>
                  </w:rPr>
                  <m:t>≤</m:t>
                </m:r>
                <m:r>
                  <w:rPr>
                    <w:rFonts w:ascii="Cambria Math" w:hAnsi="Cambria Math"/>
                    <w:sz w:val="24"/>
                  </w:rPr>
                  <m:t>B</m:t>
                </m:r>
              </m:oMath>
            </m:oMathPara>
          </w:p>
        </w:tc>
        <w:tc>
          <w:tcPr>
            <w:tcW w:w="3021" w:type="dxa"/>
          </w:tcPr>
          <w:p w14:paraId="6EC340DD" w14:textId="016DF87F" w:rsidR="00D26656" w:rsidRDefault="00D26656" w:rsidP="0084224A">
            <w:pPr>
              <w:spacing w:beforeLines="50" w:before="156" w:afterLines="50" w:after="156" w:line="300" w:lineRule="auto"/>
              <w:jc w:val="right"/>
              <w:rPr>
                <w:sz w:val="24"/>
              </w:rPr>
            </w:pPr>
            <w:r>
              <w:rPr>
                <w:rFonts w:hint="eastAsia"/>
                <w:sz w:val="24"/>
              </w:rPr>
              <w:t>(4-</w:t>
            </w:r>
            <w:r w:rsidRPr="0084224A">
              <w:rPr>
                <w:rFonts w:hint="eastAsia"/>
                <w:szCs w:val="21"/>
              </w:rPr>
              <w:t>34</w:t>
            </w:r>
            <w:r>
              <w:rPr>
                <w:rFonts w:hint="eastAsia"/>
                <w:sz w:val="24"/>
              </w:rPr>
              <w:t>)</w:t>
            </w:r>
          </w:p>
        </w:tc>
      </w:tr>
    </w:tbl>
    <w:p w14:paraId="5099154B" w14:textId="41E331CE" w:rsidR="00E90BFC" w:rsidRPr="00EB1A4B" w:rsidRDefault="00E90BFC" w:rsidP="00EB1A4B">
      <w:pPr>
        <w:spacing w:beforeLines="50" w:before="156" w:afterLines="50" w:after="156" w:line="300" w:lineRule="auto"/>
        <w:ind w:firstLineChars="200" w:firstLine="480"/>
        <w:rPr>
          <w:sz w:val="24"/>
        </w:rPr>
      </w:pPr>
      <w:r w:rsidRPr="00EB1A4B">
        <w:rPr>
          <w:sz w:val="24"/>
        </w:rPr>
        <w:t>其中，式</w:t>
      </w:r>
      <w:r w:rsidR="00CF705D" w:rsidRPr="00EB1A4B">
        <w:rPr>
          <w:sz w:val="24"/>
        </w:rPr>
        <w:t>(</w:t>
      </w:r>
      <w:r w:rsidRPr="00EB1A4B">
        <w:rPr>
          <w:sz w:val="24"/>
        </w:rPr>
        <w:t>4-32</w:t>
      </w:r>
      <w:r w:rsidR="00EB1A4B" w:rsidRPr="00EB1A4B">
        <w:rPr>
          <w:sz w:val="24"/>
        </w:rPr>
        <w:t>)</w:t>
      </w:r>
      <w:r w:rsidRPr="00EB1A4B">
        <w:rPr>
          <w:sz w:val="24"/>
        </w:rPr>
        <w:t>表示当前天际线线段在水平方向上能够容纳该板件；式</w:t>
      </w:r>
      <w:r w:rsidR="00CF705D" w:rsidRPr="00EB1A4B">
        <w:rPr>
          <w:sz w:val="24"/>
        </w:rPr>
        <w:t>(</w:t>
      </w:r>
      <w:r w:rsidRPr="00EB1A4B">
        <w:rPr>
          <w:sz w:val="24"/>
        </w:rPr>
        <w:t>4-33</w:t>
      </w:r>
      <w:r w:rsidR="00EB1A4B" w:rsidRPr="00EB1A4B">
        <w:rPr>
          <w:sz w:val="24"/>
        </w:rPr>
        <w:t>)</w:t>
      </w:r>
      <w:r w:rsidRPr="00EB1A4B">
        <w:rPr>
          <w:sz w:val="24"/>
        </w:rPr>
        <w:t>表示板件放置后不会超出板材右边界；式</w:t>
      </w:r>
      <w:r w:rsidR="00CF705D" w:rsidRPr="00EB1A4B">
        <w:rPr>
          <w:sz w:val="24"/>
        </w:rPr>
        <w:t>(</w:t>
      </w:r>
      <w:r w:rsidRPr="00EB1A4B">
        <w:rPr>
          <w:sz w:val="24"/>
        </w:rPr>
        <w:t>4-34</w:t>
      </w:r>
      <w:r w:rsidR="00EB1A4B" w:rsidRPr="00EB1A4B">
        <w:rPr>
          <w:sz w:val="24"/>
        </w:rPr>
        <w:t>)</w:t>
      </w:r>
      <w:r w:rsidRPr="00EB1A4B">
        <w:rPr>
          <w:sz w:val="24"/>
        </w:rPr>
        <w:t>表示板件放置后不会超出板材上边界。</w:t>
      </w:r>
    </w:p>
    <w:p w14:paraId="1BD2C979" w14:textId="3A820F6B" w:rsidR="00E90BFC" w:rsidRPr="00EB1A4B" w:rsidRDefault="00E90BFC" w:rsidP="00EB1A4B">
      <w:pPr>
        <w:spacing w:beforeLines="50" w:before="156" w:afterLines="50" w:after="156" w:line="300" w:lineRule="auto"/>
        <w:ind w:firstLineChars="200" w:firstLine="480"/>
        <w:rPr>
          <w:sz w:val="24"/>
        </w:rPr>
      </w:pPr>
      <w:r w:rsidRPr="00EB1A4B">
        <w:rPr>
          <w:sz w:val="24"/>
        </w:rPr>
        <w:t>在实际放置过程中，若单条天际线线段宽度不足以容纳当前板件，算法还可以检查相邻线段合并后是否能够提供足够的水平空间。对于所有满足约束条件的候选位置，算法按照</w:t>
      </w:r>
      <w:r w:rsidRPr="00EB1A4B">
        <w:rPr>
          <w:sz w:val="24"/>
        </w:rPr>
        <w:t>“</w:t>
      </w:r>
      <w:r w:rsidRPr="00EB1A4B">
        <w:rPr>
          <w:sz w:val="24"/>
        </w:rPr>
        <w:t>最低最左</w:t>
      </w:r>
      <w:r w:rsidRPr="00EB1A4B">
        <w:rPr>
          <w:sz w:val="24"/>
        </w:rPr>
        <w:t>”</w:t>
      </w:r>
      <w:r w:rsidRPr="00EB1A4B">
        <w:rPr>
          <w:sz w:val="24"/>
        </w:rPr>
        <w:t>原则选择最优放置点，即优先选择</w:t>
      </w:r>
      <m:oMath>
        <m:r>
          <w:rPr>
            <w:rFonts w:ascii="Cambria Math" w:hAnsi="Cambria Math"/>
            <w:sz w:val="24"/>
          </w:rPr>
          <m:t>y</m:t>
        </m:r>
      </m:oMath>
      <w:r w:rsidRPr="00EB1A4B">
        <w:rPr>
          <w:sz w:val="24"/>
        </w:rPr>
        <w:t>值最小的位置；当多个候选位置高度相同时，选择</w:t>
      </w:r>
      <m:oMath>
        <m:r>
          <w:rPr>
            <w:rFonts w:ascii="Cambria Math" w:hAnsi="Cambria Math"/>
            <w:sz w:val="24"/>
          </w:rPr>
          <m:t>x</m:t>
        </m:r>
      </m:oMath>
      <w:r w:rsidRPr="00EB1A4B">
        <w:rPr>
          <w:sz w:val="24"/>
        </w:rPr>
        <w:t>值最小的位置。</w:t>
      </w:r>
    </w:p>
    <w:p w14:paraId="33643580" w14:textId="77777777" w:rsidR="00D26656" w:rsidRPr="00EB1A4B" w:rsidRDefault="00E90BFC" w:rsidP="00EB1A4B">
      <w:pPr>
        <w:spacing w:beforeLines="50" w:before="156" w:afterLines="50" w:after="156" w:line="300" w:lineRule="auto"/>
        <w:ind w:firstLineChars="200" w:firstLine="480"/>
        <w:rPr>
          <w:sz w:val="24"/>
        </w:rPr>
      </w:pPr>
      <w:r w:rsidRPr="00EB1A4B">
        <w:rPr>
          <w:sz w:val="24"/>
        </w:rPr>
        <w:t>该选择规则可以表示为：</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D26656" w14:paraId="2512D1AE" w14:textId="77777777" w:rsidTr="0084224A">
        <w:tc>
          <w:tcPr>
            <w:tcW w:w="3020" w:type="dxa"/>
          </w:tcPr>
          <w:p w14:paraId="67280D36" w14:textId="77777777" w:rsidR="00D26656" w:rsidRDefault="00D26656" w:rsidP="00EB1A4B">
            <w:pPr>
              <w:spacing w:beforeLines="50" w:before="156" w:afterLines="50" w:after="156" w:line="300" w:lineRule="auto"/>
              <w:rPr>
                <w:sz w:val="24"/>
              </w:rPr>
            </w:pPr>
          </w:p>
        </w:tc>
        <w:tc>
          <w:tcPr>
            <w:tcW w:w="3020" w:type="dxa"/>
          </w:tcPr>
          <w:p w14:paraId="068FB15A" w14:textId="6AC35F1C" w:rsidR="00D26656" w:rsidRDefault="00000000" w:rsidP="00EB1A4B">
            <w:pPr>
              <w:spacing w:beforeLines="50" w:before="156" w:afterLines="50" w:after="156" w:line="300" w:lineRule="auto"/>
              <w:rPr>
                <w:sz w:val="24"/>
              </w:rPr>
            </w:pPr>
            <m:oMathPara>
              <m:oMath>
                <m:d>
                  <m:dPr>
                    <m:ctrlPr>
                      <w:rPr>
                        <w:rFonts w:ascii="Cambria Math" w:hAnsi="Cambria Math"/>
                        <w:sz w:val="24"/>
                      </w:rPr>
                    </m:ctrlPr>
                  </m:dPr>
                  <m:e>
                    <m:sSup>
                      <m:sSupPr>
                        <m:ctrlPr>
                          <w:rPr>
                            <w:rFonts w:ascii="Cambria Math" w:hAnsi="Cambria Math"/>
                            <w:sz w:val="24"/>
                          </w:rPr>
                        </m:ctrlPr>
                      </m:sSupPr>
                      <m:e>
                        <m:r>
                          <w:rPr>
                            <w:rFonts w:ascii="Cambria Math" w:hAnsi="Cambria Math"/>
                            <w:sz w:val="24"/>
                          </w:rPr>
                          <m:t>x</m:t>
                        </m:r>
                      </m:e>
                      <m:sup>
                        <m:r>
                          <m:rPr>
                            <m:sty m:val="p"/>
                          </m:rPr>
                          <w:rPr>
                            <w:rFonts w:ascii="Cambria Math" w:hAnsi="Cambria Math"/>
                            <w:sz w:val="24"/>
                          </w:rPr>
                          <m:t>*</m:t>
                        </m:r>
                      </m:sup>
                    </m:sSup>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y</m:t>
                        </m:r>
                      </m:e>
                      <m:sup>
                        <m:r>
                          <m:rPr>
                            <m:sty m:val="p"/>
                          </m:rPr>
                          <w:rPr>
                            <w:rFonts w:ascii="Cambria Math" w:hAnsi="Cambria Math"/>
                            <w:sz w:val="24"/>
                          </w:rPr>
                          <m:t>*</m:t>
                        </m:r>
                      </m:sup>
                    </m:sSup>
                    <m:r>
                      <m:rPr>
                        <m:sty m:val="p"/>
                      </m:rPr>
                      <w:rPr>
                        <w:rFonts w:ascii="Cambria Math" w:hAnsi="Cambria Math"/>
                        <w:sz w:val="24"/>
                      </w:rPr>
                      <m:t>)=arg⁡min⁡(</m:t>
                    </m:r>
                    <m:r>
                      <w:rPr>
                        <w:rFonts w:ascii="Cambria Math" w:hAnsi="Cambria Math"/>
                        <w:sz w:val="24"/>
                      </w:rPr>
                      <m:t>y</m:t>
                    </m:r>
                    <m:r>
                      <m:rPr>
                        <m:sty m:val="p"/>
                      </m:rPr>
                      <w:rPr>
                        <w:rFonts w:ascii="Cambria Math" w:hAnsi="Cambria Math"/>
                        <w:sz w:val="24"/>
                      </w:rPr>
                      <m:t>,</m:t>
                    </m:r>
                    <m:r>
                      <w:rPr>
                        <w:rFonts w:ascii="Cambria Math" w:hAnsi="Cambria Math"/>
                        <w:sz w:val="24"/>
                      </w:rPr>
                      <m:t>x</m:t>
                    </m:r>
                  </m:e>
                </m:d>
              </m:oMath>
            </m:oMathPara>
          </w:p>
        </w:tc>
        <w:tc>
          <w:tcPr>
            <w:tcW w:w="3021" w:type="dxa"/>
          </w:tcPr>
          <w:p w14:paraId="51939047" w14:textId="4B07FA31" w:rsidR="00D26656" w:rsidRDefault="00D26656" w:rsidP="0084224A">
            <w:pPr>
              <w:spacing w:beforeLines="50" w:before="156" w:afterLines="50" w:after="156" w:line="300" w:lineRule="auto"/>
              <w:jc w:val="right"/>
              <w:rPr>
                <w:sz w:val="24"/>
              </w:rPr>
            </w:pPr>
            <w:r>
              <w:rPr>
                <w:rFonts w:hint="eastAsia"/>
                <w:sz w:val="24"/>
              </w:rPr>
              <w:t>(4-35)</w:t>
            </w:r>
          </w:p>
        </w:tc>
      </w:tr>
    </w:tbl>
    <w:p w14:paraId="7ED7AF81" w14:textId="2A964334" w:rsidR="00E90BFC" w:rsidRPr="00EB1A4B" w:rsidRDefault="00E90BFC" w:rsidP="00EB1A4B">
      <w:pPr>
        <w:spacing w:beforeLines="50" w:before="156" w:afterLines="50" w:after="156" w:line="300" w:lineRule="auto"/>
        <w:ind w:firstLineChars="200" w:firstLine="480"/>
        <w:rPr>
          <w:sz w:val="24"/>
        </w:rPr>
      </w:pPr>
      <w:r w:rsidRPr="00EB1A4B">
        <w:rPr>
          <w:sz w:val="24"/>
        </w:rPr>
        <w:lastRenderedPageBreak/>
        <w:t>其中，</w:t>
      </w:r>
      <m:oMath>
        <m:d>
          <m:dPr>
            <m:sepChr m:val=","/>
            <m:ctrlPr>
              <w:rPr>
                <w:rFonts w:ascii="Cambria Math" w:hAnsi="Cambria Math"/>
                <w:sz w:val="24"/>
              </w:rPr>
            </m:ctrlPr>
          </m:dPr>
          <m:e>
            <m:sSup>
              <m:sSupPr>
                <m:ctrlPr>
                  <w:rPr>
                    <w:rFonts w:ascii="Cambria Math" w:hAnsi="Cambria Math"/>
                    <w:sz w:val="24"/>
                  </w:rPr>
                </m:ctrlPr>
              </m:sSupPr>
              <m:e>
                <m:r>
                  <w:rPr>
                    <w:rFonts w:ascii="Cambria Math" w:hAnsi="Cambria Math"/>
                    <w:sz w:val="24"/>
                  </w:rPr>
                  <m:t>x</m:t>
                </m:r>
              </m:e>
              <m:sup>
                <m:r>
                  <m:rPr>
                    <m:sty m:val="p"/>
                  </m:rPr>
                  <w:rPr>
                    <w:rFonts w:ascii="Cambria Math" w:hAnsi="Cambria Math"/>
                    <w:sz w:val="24"/>
                  </w:rPr>
                  <m:t>*</m:t>
                </m:r>
              </m:sup>
            </m:sSup>
          </m:e>
          <m:e>
            <m:sSup>
              <m:sSupPr>
                <m:ctrlPr>
                  <w:rPr>
                    <w:rFonts w:ascii="Cambria Math" w:hAnsi="Cambria Math"/>
                    <w:sz w:val="24"/>
                  </w:rPr>
                </m:ctrlPr>
              </m:sSupPr>
              <m:e>
                <m:r>
                  <w:rPr>
                    <w:rFonts w:ascii="Cambria Math" w:hAnsi="Cambria Math"/>
                    <w:sz w:val="24"/>
                  </w:rPr>
                  <m:t>y</m:t>
                </m:r>
              </m:e>
              <m:sup>
                <m:r>
                  <m:rPr>
                    <m:sty m:val="p"/>
                  </m:rPr>
                  <w:rPr>
                    <w:rFonts w:ascii="Cambria Math" w:hAnsi="Cambria Math"/>
                    <w:sz w:val="24"/>
                  </w:rPr>
                  <m:t>*</m:t>
                </m:r>
              </m:sup>
            </m:sSup>
          </m:e>
        </m:d>
      </m:oMath>
      <w:r w:rsidRPr="00EB1A4B">
        <w:rPr>
          <w:sz w:val="24"/>
        </w:rPr>
        <w:t>表示最终选定的放置坐标。通过该规则，算法能够优先利用板材底部和靠左区域，使剩余空间保持相对规整。</w:t>
      </w:r>
    </w:p>
    <w:p w14:paraId="3374DA21" w14:textId="77777777" w:rsidR="00E90BFC" w:rsidRPr="00EB1A4B" w:rsidRDefault="00E90BFC" w:rsidP="00EB1A4B">
      <w:pPr>
        <w:spacing w:beforeLines="50" w:before="156" w:afterLines="50" w:after="156" w:line="300" w:lineRule="auto"/>
        <w:ind w:firstLineChars="200" w:firstLine="480"/>
        <w:rPr>
          <w:sz w:val="24"/>
        </w:rPr>
      </w:pPr>
      <w:r w:rsidRPr="00EB1A4B">
        <w:rPr>
          <w:sz w:val="24"/>
        </w:rPr>
        <w:t>当允许旋转时，算法会同时评估原始方向和旋转方向下的候选位置。如果旋转后的尺寸能够获得更低或更靠左的可行位置，则选择旋转方向进行放置；否则保持原始方向。这样可以在不额外增加复杂控制逻辑的情况下，使旋转选择自然参与排样优化过程。</w:t>
      </w:r>
    </w:p>
    <w:p w14:paraId="37ED3CDC" w14:textId="0244B9B5" w:rsidR="00982863" w:rsidRPr="00E90BFC" w:rsidRDefault="00982863" w:rsidP="00032BBC">
      <w:pPr>
        <w:pStyle w:val="31"/>
        <w:numPr>
          <w:ilvl w:val="2"/>
          <w:numId w:val="9"/>
        </w:numPr>
      </w:pPr>
      <w:r w:rsidRPr="00E90BFC">
        <w:rPr>
          <w:rFonts w:hint="eastAsia"/>
        </w:rPr>
        <w:t>天际线更新策略</w:t>
      </w:r>
    </w:p>
    <w:p w14:paraId="13003B68" w14:textId="1C73B613" w:rsidR="00D26656" w:rsidRPr="00EB1A4B" w:rsidRDefault="00E90BFC" w:rsidP="00EB1A4B">
      <w:pPr>
        <w:spacing w:beforeLines="50" w:before="156" w:afterLines="50" w:after="156" w:line="300" w:lineRule="auto"/>
        <w:ind w:firstLineChars="200" w:firstLine="480"/>
        <w:rPr>
          <w:sz w:val="24"/>
        </w:rPr>
      </w:pPr>
      <w:r w:rsidRPr="00EB1A4B">
        <w:rPr>
          <w:sz w:val="24"/>
        </w:rPr>
        <w:t>当板件成功放置后，原有天际线结构需要进行更新，以反映该板件对板材空间的占用情况。设当前板件的放置坐标为</w:t>
      </w:r>
      <m:oMath>
        <m:d>
          <m:dPr>
            <m:sepChr m:val=","/>
            <m:ctrlPr>
              <w:rPr>
                <w:rFonts w:ascii="Cambria Math" w:hAnsi="Cambria Math"/>
                <w:sz w:val="24"/>
              </w:rPr>
            </m:ctrlPr>
          </m:dPr>
          <m:e>
            <m:sSub>
              <m:sSubPr>
                <m:ctrlPr>
                  <w:rPr>
                    <w:rFonts w:ascii="Cambria Math" w:hAnsi="Cambria Math"/>
                    <w:sz w:val="24"/>
                  </w:rPr>
                </m:ctrlPr>
              </m:sSubPr>
              <m:e>
                <m:r>
                  <w:rPr>
                    <w:rFonts w:ascii="Cambria Math" w:hAnsi="Cambria Math"/>
                    <w:sz w:val="24"/>
                  </w:rPr>
                  <m:t>x</m:t>
                </m:r>
              </m:e>
              <m:sub>
                <m:r>
                  <w:rPr>
                    <w:rFonts w:ascii="Cambria Math" w:hAnsi="Cambria Math"/>
                    <w:sz w:val="24"/>
                  </w:rPr>
                  <m:t>i</m:t>
                </m:r>
              </m:sub>
            </m:sSub>
          </m:e>
          <m:e>
            <m:sSub>
              <m:sSubPr>
                <m:ctrlPr>
                  <w:rPr>
                    <w:rFonts w:ascii="Cambria Math" w:hAnsi="Cambria Math"/>
                    <w:sz w:val="24"/>
                  </w:rPr>
                </m:ctrlPr>
              </m:sSubPr>
              <m:e>
                <m:r>
                  <w:rPr>
                    <w:rFonts w:ascii="Cambria Math" w:hAnsi="Cambria Math"/>
                    <w:sz w:val="24"/>
                  </w:rPr>
                  <m:t>y</m:t>
                </m:r>
              </m:e>
              <m:sub>
                <m:r>
                  <w:rPr>
                    <w:rFonts w:ascii="Cambria Math" w:hAnsi="Cambria Math"/>
                    <w:sz w:val="24"/>
                  </w:rPr>
                  <m:t>i</m:t>
                </m:r>
              </m:sub>
            </m:sSub>
          </m:e>
        </m:d>
      </m:oMath>
      <w:r w:rsidRPr="00EB1A4B">
        <w:rPr>
          <w:sz w:val="24"/>
        </w:rPr>
        <w:t>，实际放置宽度为</w:t>
      </w:r>
      <m:oMath>
        <m:sSub>
          <m:sSubPr>
            <m:ctrlPr>
              <w:rPr>
                <w:rFonts w:ascii="Cambria Math" w:hAnsi="Cambria Math"/>
                <w:sz w:val="24"/>
              </w:rPr>
            </m:ctrlPr>
          </m:sSubPr>
          <m:e>
            <m:r>
              <w:rPr>
                <w:rFonts w:ascii="Cambria Math" w:hAnsi="Cambria Math"/>
                <w:sz w:val="24"/>
              </w:rPr>
              <m:t>W</m:t>
            </m:r>
          </m:e>
          <m:sub>
            <m:r>
              <w:rPr>
                <w:rFonts w:ascii="Cambria Math" w:hAnsi="Cambria Math"/>
                <w:sz w:val="24"/>
              </w:rPr>
              <m:t>i</m:t>
            </m:r>
          </m:sub>
        </m:sSub>
      </m:oMath>
      <w:r w:rsidRPr="00EB1A4B">
        <w:rPr>
          <w:sz w:val="24"/>
        </w:rPr>
        <w:t>，实际放置高度为</w:t>
      </w:r>
      <m:oMath>
        <m:sSub>
          <m:sSubPr>
            <m:ctrlPr>
              <w:rPr>
                <w:rFonts w:ascii="Cambria Math" w:hAnsi="Cambria Math"/>
                <w:sz w:val="24"/>
              </w:rPr>
            </m:ctrlPr>
          </m:sSubPr>
          <m:e>
            <m:r>
              <w:rPr>
                <w:rFonts w:ascii="Cambria Math" w:hAnsi="Cambria Math"/>
                <w:sz w:val="24"/>
              </w:rPr>
              <m:t>H</m:t>
            </m:r>
          </m:e>
          <m:sub>
            <m:r>
              <w:rPr>
                <w:rFonts w:ascii="Cambria Math" w:hAnsi="Cambria Math"/>
                <w:sz w:val="24"/>
              </w:rPr>
              <m:t>i</m:t>
            </m:r>
          </m:sub>
        </m:sSub>
      </m:oMath>
      <w:r w:rsidRPr="00EB1A4B">
        <w:rPr>
          <w:sz w:val="24"/>
        </w:rPr>
        <w:t>，则该板件占用的水平范围为：</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D26656" w14:paraId="42DC8972" w14:textId="77777777" w:rsidTr="0084224A">
        <w:tc>
          <w:tcPr>
            <w:tcW w:w="3020" w:type="dxa"/>
          </w:tcPr>
          <w:p w14:paraId="515BE283" w14:textId="77777777" w:rsidR="00D26656" w:rsidRDefault="00D26656" w:rsidP="00EB1A4B">
            <w:pPr>
              <w:spacing w:beforeLines="50" w:before="156" w:afterLines="50" w:after="156" w:line="300" w:lineRule="auto"/>
              <w:rPr>
                <w:sz w:val="24"/>
              </w:rPr>
            </w:pPr>
          </w:p>
        </w:tc>
        <w:tc>
          <w:tcPr>
            <w:tcW w:w="3020" w:type="dxa"/>
          </w:tcPr>
          <w:p w14:paraId="4D0D949B" w14:textId="06E103F4" w:rsidR="00D26656" w:rsidRDefault="00000000" w:rsidP="00EB1A4B">
            <w:pPr>
              <w:spacing w:beforeLines="50" w:before="156" w:afterLines="50" w:after="156" w:line="300" w:lineRule="auto"/>
              <w:rPr>
                <w:sz w:val="24"/>
              </w:rPr>
            </w:pPr>
            <m:oMathPara>
              <m:oMath>
                <m:d>
                  <m:dPr>
                    <m:begChr m:val="["/>
                    <m:endChr m:val="]"/>
                    <m:ctrlPr>
                      <w:rPr>
                        <w:rFonts w:ascii="Cambria Math" w:hAnsi="Cambria Math"/>
                        <w:sz w:val="24"/>
                      </w:rPr>
                    </m:ctrlPr>
                  </m:dPr>
                  <m:e>
                    <m:sSub>
                      <m:sSubPr>
                        <m:ctrlPr>
                          <w:rPr>
                            <w:rFonts w:ascii="Cambria Math" w:hAnsi="Cambria Math"/>
                            <w:sz w:val="24"/>
                          </w:rPr>
                        </m:ctrlPr>
                      </m:sSubPr>
                      <m:e>
                        <m:r>
                          <w:rPr>
                            <w:rFonts w:ascii="Cambria Math" w:hAnsi="Cambria Math"/>
                            <w:sz w:val="24"/>
                          </w:rPr>
                          <m:t>x</m:t>
                        </m:r>
                      </m:e>
                      <m:sub>
                        <m:r>
                          <w:rPr>
                            <w:rFonts w:ascii="Cambria Math" w:hAnsi="Cambria Math"/>
                            <w:sz w:val="24"/>
                          </w:rPr>
                          <m:t>i</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x</m:t>
                        </m:r>
                      </m:e>
                      <m:sub>
                        <m:r>
                          <w:rPr>
                            <w:rFonts w:ascii="Cambria Math" w:hAnsi="Cambria Math"/>
                            <w:sz w:val="24"/>
                          </w:rPr>
                          <m:t>i</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W</m:t>
                        </m:r>
                      </m:e>
                      <m:sub>
                        <m:r>
                          <w:rPr>
                            <w:rFonts w:ascii="Cambria Math" w:hAnsi="Cambria Math"/>
                            <w:sz w:val="24"/>
                          </w:rPr>
                          <m:t>i</m:t>
                        </m:r>
                      </m:sub>
                    </m:sSub>
                  </m:e>
                </m:d>
              </m:oMath>
            </m:oMathPara>
          </w:p>
        </w:tc>
        <w:tc>
          <w:tcPr>
            <w:tcW w:w="3021" w:type="dxa"/>
          </w:tcPr>
          <w:p w14:paraId="1D0AD00F" w14:textId="34B4BDF5" w:rsidR="00D26656" w:rsidRDefault="00D26656" w:rsidP="0084224A">
            <w:pPr>
              <w:spacing w:beforeLines="50" w:before="156" w:afterLines="50" w:after="156" w:line="300" w:lineRule="auto"/>
              <w:jc w:val="right"/>
              <w:rPr>
                <w:sz w:val="24"/>
              </w:rPr>
            </w:pPr>
            <w:r w:rsidRPr="0084224A">
              <w:rPr>
                <w:rFonts w:hint="eastAsia"/>
                <w:szCs w:val="21"/>
              </w:rPr>
              <w:t>(4-36)</w:t>
            </w:r>
          </w:p>
        </w:tc>
      </w:tr>
    </w:tbl>
    <w:p w14:paraId="771F02FC" w14:textId="173DF876" w:rsidR="00D26656" w:rsidRPr="00EB1A4B" w:rsidRDefault="00E90BFC" w:rsidP="00EB1A4B">
      <w:pPr>
        <w:spacing w:beforeLines="50" w:before="156" w:afterLines="50" w:after="156" w:line="300" w:lineRule="auto"/>
        <w:ind w:firstLineChars="200" w:firstLine="480"/>
        <w:rPr>
          <w:sz w:val="24"/>
        </w:rPr>
      </w:pPr>
      <w:r w:rsidRPr="00EB1A4B">
        <w:rPr>
          <w:sz w:val="24"/>
        </w:rPr>
        <w:t>放置完成后，在板件上方会形成一条新的天际线线段，该线段可以表示为：</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3635"/>
        <w:gridCol w:w="3021"/>
      </w:tblGrid>
      <w:tr w:rsidR="00D26656" w14:paraId="29A9A8A2" w14:textId="77777777" w:rsidTr="0084224A">
        <w:tc>
          <w:tcPr>
            <w:tcW w:w="2405" w:type="dxa"/>
          </w:tcPr>
          <w:p w14:paraId="482CA2AA" w14:textId="77777777" w:rsidR="00D26656" w:rsidRDefault="00D26656" w:rsidP="00EB1A4B">
            <w:pPr>
              <w:spacing w:beforeLines="50" w:before="156" w:afterLines="50" w:after="156" w:line="300" w:lineRule="auto"/>
              <w:rPr>
                <w:sz w:val="24"/>
              </w:rPr>
            </w:pPr>
          </w:p>
        </w:tc>
        <w:tc>
          <w:tcPr>
            <w:tcW w:w="3635" w:type="dxa"/>
          </w:tcPr>
          <w:p w14:paraId="73693B9B" w14:textId="427BB428" w:rsidR="00D26656" w:rsidRDefault="00D26656" w:rsidP="00EB1A4B">
            <w:pPr>
              <w:spacing w:beforeLines="50" w:before="156" w:afterLines="50" w:after="156" w:line="300" w:lineRule="auto"/>
              <w:rPr>
                <w:sz w:val="24"/>
              </w:rPr>
            </w:pPr>
            <m:oMathPara>
              <m:oMath>
                <m:r>
                  <w:rPr>
                    <w:rFonts w:ascii="Cambria Math" w:hAnsi="Cambria Math"/>
                    <w:sz w:val="24"/>
                  </w:rPr>
                  <m:t>se</m:t>
                </m:r>
                <m:sSub>
                  <m:sSubPr>
                    <m:ctrlPr>
                      <w:rPr>
                        <w:rFonts w:ascii="Cambria Math" w:hAnsi="Cambria Math"/>
                        <w:sz w:val="24"/>
                      </w:rPr>
                    </m:ctrlPr>
                  </m:sSubPr>
                  <m:e>
                    <m:r>
                      <w:rPr>
                        <w:rFonts w:ascii="Cambria Math" w:hAnsi="Cambria Math"/>
                        <w:sz w:val="24"/>
                      </w:rPr>
                      <m:t>g</m:t>
                    </m:r>
                  </m:e>
                  <m:sub>
                    <m:r>
                      <w:rPr>
                        <w:rFonts w:ascii="Cambria Math" w:hAnsi="Cambria Math"/>
                        <w:sz w:val="24"/>
                      </w:rPr>
                      <m:t>new</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x</m:t>
                    </m:r>
                  </m:e>
                  <m:sub>
                    <m:r>
                      <w:rPr>
                        <w:rFonts w:ascii="Cambria Math" w:hAnsi="Cambria Math"/>
                        <w:sz w:val="24"/>
                      </w:rPr>
                      <m:t>i</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y</m:t>
                    </m:r>
                  </m:e>
                  <m:sub>
                    <m:r>
                      <w:rPr>
                        <w:rFonts w:ascii="Cambria Math" w:hAnsi="Cambria Math"/>
                        <w:sz w:val="24"/>
                      </w:rPr>
                      <m:t>i</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H</m:t>
                    </m:r>
                  </m:e>
                  <m:sub>
                    <m:r>
                      <w:rPr>
                        <w:rFonts w:ascii="Cambria Math" w:hAnsi="Cambria Math"/>
                        <w:sz w:val="24"/>
                      </w:rPr>
                      <m:t>i</m:t>
                    </m:r>
                  </m:sub>
                </m:sSub>
                <m:r>
                  <m:rPr>
                    <m:sty m:val="p"/>
                  </m:rPr>
                  <w:rPr>
                    <w:rFonts w:ascii="Cambria Math" w:hAnsi="Cambria Math"/>
                    <w:sz w:val="24"/>
                  </w:rPr>
                  <m:t>+</m:t>
                </m:r>
                <m:r>
                  <w:rPr>
                    <w:rFonts w:ascii="Cambria Math" w:hAnsi="Cambria Math"/>
                    <w:sz w:val="24"/>
                  </w:rPr>
                  <m:t>gap</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W</m:t>
                    </m:r>
                  </m:e>
                  <m:sub>
                    <m:r>
                      <w:rPr>
                        <w:rFonts w:ascii="Cambria Math" w:hAnsi="Cambria Math"/>
                        <w:sz w:val="24"/>
                      </w:rPr>
                      <m:t>i</m:t>
                    </m:r>
                  </m:sub>
                </m:sSub>
                <m:r>
                  <m:rPr>
                    <m:sty m:val="p"/>
                  </m:rPr>
                  <w:rPr>
                    <w:rFonts w:ascii="Cambria Math" w:hAnsi="Cambria Math"/>
                    <w:sz w:val="24"/>
                  </w:rPr>
                  <m:t>)</m:t>
                </m:r>
              </m:oMath>
            </m:oMathPara>
          </w:p>
        </w:tc>
        <w:tc>
          <w:tcPr>
            <w:tcW w:w="3021" w:type="dxa"/>
          </w:tcPr>
          <w:p w14:paraId="2720A012" w14:textId="03E2DFBE" w:rsidR="00D26656" w:rsidRDefault="00D26656" w:rsidP="0084224A">
            <w:pPr>
              <w:spacing w:beforeLines="50" w:before="156" w:afterLines="50" w:after="156" w:line="300" w:lineRule="auto"/>
              <w:jc w:val="right"/>
              <w:rPr>
                <w:sz w:val="24"/>
              </w:rPr>
            </w:pPr>
            <w:r>
              <w:rPr>
                <w:rFonts w:hint="eastAsia"/>
                <w:sz w:val="24"/>
              </w:rPr>
              <w:t>(4-37)</w:t>
            </w:r>
          </w:p>
        </w:tc>
      </w:tr>
    </w:tbl>
    <w:p w14:paraId="66D1FA96" w14:textId="1E1CB625" w:rsidR="00E90BFC" w:rsidRPr="00EB1A4B" w:rsidRDefault="00E90BFC" w:rsidP="00EB1A4B">
      <w:pPr>
        <w:spacing w:beforeLines="50" w:before="156" w:afterLines="50" w:after="156" w:line="300" w:lineRule="auto"/>
        <w:ind w:firstLineChars="200" w:firstLine="480"/>
        <w:rPr>
          <w:sz w:val="24"/>
        </w:rPr>
      </w:pPr>
      <w:r w:rsidRPr="00EB1A4B">
        <w:rPr>
          <w:sz w:val="24"/>
        </w:rPr>
        <w:t>其中，</w:t>
      </w:r>
      <m:oMath>
        <m:sSub>
          <m:sSubPr>
            <m:ctrlPr>
              <w:rPr>
                <w:rFonts w:ascii="Cambria Math" w:hAnsi="Cambria Math"/>
                <w:sz w:val="24"/>
              </w:rPr>
            </m:ctrlPr>
          </m:sSubPr>
          <m:e>
            <m:r>
              <w:rPr>
                <w:rFonts w:ascii="Cambria Math" w:hAnsi="Cambria Math"/>
                <w:sz w:val="24"/>
              </w:rPr>
              <m:t>y</m:t>
            </m:r>
          </m:e>
          <m:sub>
            <m:r>
              <w:rPr>
                <w:rFonts w:ascii="Cambria Math" w:hAnsi="Cambria Math"/>
                <w:sz w:val="24"/>
              </w:rPr>
              <m:t>i</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H</m:t>
            </m:r>
          </m:e>
          <m:sub>
            <m:r>
              <w:rPr>
                <w:rFonts w:ascii="Cambria Math" w:hAnsi="Cambria Math"/>
                <w:sz w:val="24"/>
              </w:rPr>
              <m:t>i</m:t>
            </m:r>
          </m:sub>
        </m:sSub>
        <m:r>
          <m:rPr>
            <m:sty m:val="p"/>
          </m:rPr>
          <w:rPr>
            <w:rFonts w:ascii="Cambria Math" w:hAnsi="Cambria Math"/>
            <w:sz w:val="24"/>
          </w:rPr>
          <m:t>+</m:t>
        </m:r>
        <m:r>
          <w:rPr>
            <w:rFonts w:ascii="Cambria Math" w:hAnsi="Cambria Math"/>
            <w:sz w:val="24"/>
          </w:rPr>
          <m:t>gap</m:t>
        </m:r>
      </m:oMath>
      <w:r w:rsidRPr="00EB1A4B">
        <w:rPr>
          <w:sz w:val="24"/>
        </w:rPr>
        <w:t>表示板件上方预留间隙后的新高度。</w:t>
      </w:r>
    </w:p>
    <w:p w14:paraId="208744D4" w14:textId="77777777" w:rsidR="00E90BFC" w:rsidRPr="00EB1A4B" w:rsidRDefault="00E90BFC" w:rsidP="00EB1A4B">
      <w:pPr>
        <w:spacing w:beforeLines="50" w:before="156" w:afterLines="50" w:after="156" w:line="300" w:lineRule="auto"/>
        <w:ind w:firstLineChars="200" w:firstLine="480"/>
        <w:rPr>
          <w:sz w:val="24"/>
        </w:rPr>
      </w:pPr>
      <w:r w:rsidRPr="00EB1A4B">
        <w:rPr>
          <w:sz w:val="24"/>
        </w:rPr>
        <w:t>更新天际线时，算法需要对被当前板件覆盖的旧线段进行处理。对于与板件水平范围发生重叠的线段，需要根据覆盖情况进行分割。板件左侧未被覆盖的部分保留原高度，板件右侧未被覆盖的部分同样保留原高度，而板件正上方区域则由新线段代替。完成分割和新增后，系统对所有天际线线段按照起始横坐标进行排序，并合并相邻且高度相同的连续线段，以减少线段数量，保持天际线结构简洁。</w:t>
      </w:r>
    </w:p>
    <w:p w14:paraId="6125E5C9" w14:textId="77777777" w:rsidR="00E90BFC" w:rsidRPr="00EB1A4B" w:rsidRDefault="00E90BFC" w:rsidP="00EB1A4B">
      <w:pPr>
        <w:spacing w:beforeLines="50" w:before="156" w:afterLines="50" w:after="156" w:line="300" w:lineRule="auto"/>
        <w:ind w:firstLineChars="200" w:firstLine="480"/>
        <w:rPr>
          <w:sz w:val="24"/>
        </w:rPr>
      </w:pPr>
      <w:r w:rsidRPr="00EB1A4B">
        <w:rPr>
          <w:sz w:val="24"/>
        </w:rPr>
        <w:t>通过上述更新过程，天际线结构能够始终准确描述当前板材的可放置轮廓，为后续板件放置提供依据。</w:t>
      </w:r>
    </w:p>
    <w:p w14:paraId="67F84346" w14:textId="6225CCFE" w:rsidR="00BF1FA9" w:rsidRDefault="00977DD3" w:rsidP="00032BBC">
      <w:pPr>
        <w:pStyle w:val="2"/>
        <w:numPr>
          <w:ilvl w:val="1"/>
          <w:numId w:val="9"/>
        </w:numPr>
        <w:spacing w:before="156" w:after="156"/>
      </w:pPr>
      <w:r w:rsidRPr="00977DD3">
        <w:t>禁忌搜索优化策略</w:t>
      </w:r>
    </w:p>
    <w:p w14:paraId="058F962D" w14:textId="77777777" w:rsidR="00E90BFC" w:rsidRPr="00EB1A4B" w:rsidRDefault="00E90BFC" w:rsidP="00EB1A4B">
      <w:pPr>
        <w:spacing w:beforeLines="50" w:before="156" w:afterLines="50" w:after="156" w:line="300" w:lineRule="auto"/>
        <w:ind w:firstLineChars="200" w:firstLine="480"/>
        <w:rPr>
          <w:sz w:val="24"/>
        </w:rPr>
      </w:pPr>
      <w:r w:rsidRPr="00EB1A4B">
        <w:rPr>
          <w:sz w:val="24"/>
        </w:rPr>
        <w:t>天际线算法能够根据给定的板件排列顺序快速生成排样方案，但其结果容易受到初始排列顺序的影响。若较大的板件或形状特殊的板件放置顺序不合理，可能导致后续板件难以放入，从而降低板材利用率。为进一步优化板件放置顺序，本文在天际线解码算法的基础上引入禁忌搜索算法。</w:t>
      </w:r>
    </w:p>
    <w:p w14:paraId="70810181" w14:textId="77777777" w:rsidR="00E90BFC" w:rsidRPr="00EB1A4B" w:rsidRDefault="00E90BFC" w:rsidP="00EB1A4B">
      <w:pPr>
        <w:spacing w:beforeLines="50" w:before="156" w:afterLines="50" w:after="156" w:line="300" w:lineRule="auto"/>
        <w:ind w:firstLineChars="200" w:firstLine="480"/>
        <w:rPr>
          <w:sz w:val="24"/>
        </w:rPr>
      </w:pPr>
      <w:r w:rsidRPr="00EB1A4B">
        <w:rPr>
          <w:sz w:val="24"/>
        </w:rPr>
        <w:t>禁忌搜索是一种元启发式搜索算法，它通过在当前解的邻域中不断寻找更优解，并使用禁忌表记录已经访问过的解或移动路径，从而避免搜索过程陷入局部最优或产生循环。在本系统中，禁忌搜索的优化对象不是板件的具体坐标，而是板件的排列顺序。每一个排列序列经过天际线算法解码后，都可以得到一个对应的排样方案和板材利用率。禁忌搜索通过不断调整排列顺序，使系统逐步接近较优的排样方案。</w:t>
      </w:r>
    </w:p>
    <w:p w14:paraId="403D127A" w14:textId="1F643D65" w:rsidR="00E90BFC" w:rsidRPr="00E90BFC" w:rsidRDefault="00E90BFC" w:rsidP="00032BBC">
      <w:pPr>
        <w:pStyle w:val="31"/>
        <w:numPr>
          <w:ilvl w:val="2"/>
          <w:numId w:val="9"/>
        </w:numPr>
      </w:pPr>
      <w:r w:rsidRPr="00E90BFC">
        <w:rPr>
          <w:rFonts w:hint="eastAsia"/>
        </w:rPr>
        <w:lastRenderedPageBreak/>
        <w:t>初始解构造</w:t>
      </w:r>
    </w:p>
    <w:p w14:paraId="75E49853" w14:textId="77777777" w:rsidR="00D26656" w:rsidRPr="00EB1A4B" w:rsidRDefault="00E90BFC" w:rsidP="00EB1A4B">
      <w:pPr>
        <w:spacing w:beforeLines="50" w:before="156" w:afterLines="50" w:after="156" w:line="300" w:lineRule="auto"/>
        <w:ind w:firstLineChars="200" w:firstLine="480"/>
        <w:rPr>
          <w:sz w:val="24"/>
        </w:rPr>
      </w:pPr>
      <w:r w:rsidRPr="00EB1A4B">
        <w:rPr>
          <w:sz w:val="24"/>
        </w:rPr>
        <w:t>禁忌搜索首先需要构造一个初始解。本文将待排样板件集合随机打乱，形成初始排列序列：</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D26656" w14:paraId="6720CF40" w14:textId="77777777" w:rsidTr="0084224A">
        <w:tc>
          <w:tcPr>
            <w:tcW w:w="3020" w:type="dxa"/>
          </w:tcPr>
          <w:p w14:paraId="4F443507" w14:textId="77777777" w:rsidR="00D26656" w:rsidRDefault="00D26656" w:rsidP="00EB1A4B">
            <w:pPr>
              <w:spacing w:beforeLines="50" w:before="156" w:afterLines="50" w:after="156" w:line="300" w:lineRule="auto"/>
              <w:rPr>
                <w:sz w:val="24"/>
              </w:rPr>
            </w:pPr>
          </w:p>
        </w:tc>
        <w:tc>
          <w:tcPr>
            <w:tcW w:w="3020" w:type="dxa"/>
          </w:tcPr>
          <w:p w14:paraId="06B33E64" w14:textId="4CF31E44" w:rsidR="00D26656" w:rsidRDefault="00000000" w:rsidP="00EB1A4B">
            <w:pPr>
              <w:spacing w:beforeLines="50" w:before="156" w:afterLines="50" w:after="156" w:line="300" w:lineRule="auto"/>
              <w:rPr>
                <w:sz w:val="24"/>
              </w:rPr>
            </w:pPr>
            <m:oMathPara>
              <m:oMath>
                <m:sSub>
                  <m:sSubPr>
                    <m:ctrlPr>
                      <w:rPr>
                        <w:rFonts w:ascii="Cambria Math" w:hAnsi="Cambria Math"/>
                        <w:sz w:val="24"/>
                      </w:rPr>
                    </m:ctrlPr>
                  </m:sSubPr>
                  <m:e>
                    <m:r>
                      <w:rPr>
                        <w:rFonts w:ascii="Cambria Math" w:hAnsi="Cambria Math"/>
                        <w:sz w:val="24"/>
                      </w:rPr>
                      <m:t>π</m:t>
                    </m:r>
                  </m:e>
                  <m:sub>
                    <m:r>
                      <m:rPr>
                        <m:sty m:val="p"/>
                      </m:rPr>
                      <w:rPr>
                        <w:rFonts w:ascii="Cambria Math" w:hAnsi="Cambria Math"/>
                        <w:sz w:val="24"/>
                      </w:rPr>
                      <m:t>0</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π</m:t>
                    </m:r>
                  </m:e>
                  <m:sub>
                    <m:r>
                      <m:rPr>
                        <m:sty m:val="p"/>
                      </m:rPr>
                      <w:rPr>
                        <w:rFonts w:ascii="Cambria Math" w:hAnsi="Cambria Math"/>
                        <w:sz w:val="24"/>
                      </w:rPr>
                      <m:t>1</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π</m:t>
                    </m:r>
                  </m:e>
                  <m:sub>
                    <m:r>
                      <m:rPr>
                        <m:sty m:val="p"/>
                      </m:rPr>
                      <w:rPr>
                        <w:rFonts w:ascii="Cambria Math" w:hAnsi="Cambria Math"/>
                        <w:sz w:val="24"/>
                      </w:rPr>
                      <m:t>2</m:t>
                    </m:r>
                  </m:sub>
                </m:sSub>
                <m:r>
                  <m:rPr>
                    <m:sty m:val="p"/>
                  </m:rPr>
                  <w:rPr>
                    <w:rFonts w:ascii="Cambria Math" w:hAnsi="Cambria Math"/>
                    <w:sz w:val="24"/>
                  </w:rPr>
                  <m:t>,⋯</m:t>
                </m:r>
                <m:r>
                  <m:rPr>
                    <m:nor/>
                  </m:rPr>
                  <w:rPr>
                    <w:sz w:val="24"/>
                  </w:rPr>
                  <m:t> </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π</m:t>
                    </m:r>
                  </m:e>
                  <m:sub>
                    <m:r>
                      <w:rPr>
                        <w:rFonts w:ascii="Cambria Math" w:hAnsi="Cambria Math"/>
                        <w:sz w:val="24"/>
                      </w:rPr>
                      <m:t>n</m:t>
                    </m:r>
                  </m:sub>
                </m:sSub>
                <m:r>
                  <m:rPr>
                    <m:sty m:val="p"/>
                  </m:rPr>
                  <w:rPr>
                    <w:rFonts w:ascii="Cambria Math" w:hAnsi="Cambria Math"/>
                    <w:sz w:val="24"/>
                  </w:rPr>
                  <m:t>)</m:t>
                </m:r>
              </m:oMath>
            </m:oMathPara>
          </w:p>
        </w:tc>
        <w:tc>
          <w:tcPr>
            <w:tcW w:w="3021" w:type="dxa"/>
          </w:tcPr>
          <w:p w14:paraId="256D2493" w14:textId="650CA26C" w:rsidR="00D26656" w:rsidRDefault="00D26656" w:rsidP="0084224A">
            <w:pPr>
              <w:spacing w:beforeLines="50" w:before="156" w:afterLines="50" w:after="156" w:line="300" w:lineRule="auto"/>
              <w:jc w:val="right"/>
              <w:rPr>
                <w:sz w:val="24"/>
              </w:rPr>
            </w:pPr>
            <w:r>
              <w:rPr>
                <w:rFonts w:hint="eastAsia"/>
                <w:sz w:val="24"/>
              </w:rPr>
              <w:t>(4-38)</w:t>
            </w:r>
          </w:p>
        </w:tc>
      </w:tr>
    </w:tbl>
    <w:p w14:paraId="75EFB372" w14:textId="51988754" w:rsidR="00E90BFC" w:rsidRPr="00EB1A4B" w:rsidRDefault="00E90BFC" w:rsidP="00EB1A4B">
      <w:pPr>
        <w:spacing w:beforeLines="50" w:before="156" w:afterLines="50" w:after="156" w:line="300" w:lineRule="auto"/>
        <w:ind w:firstLineChars="200" w:firstLine="480"/>
        <w:rPr>
          <w:sz w:val="24"/>
        </w:rPr>
      </w:pPr>
      <w:r w:rsidRPr="00EB1A4B">
        <w:rPr>
          <w:sz w:val="24"/>
        </w:rPr>
        <w:t>其中，</w:t>
      </w:r>
      <m:oMath>
        <m:sSub>
          <m:sSubPr>
            <m:ctrlPr>
              <w:rPr>
                <w:rFonts w:ascii="Cambria Math" w:hAnsi="Cambria Math"/>
                <w:sz w:val="24"/>
              </w:rPr>
            </m:ctrlPr>
          </m:sSubPr>
          <m:e>
            <m:r>
              <w:rPr>
                <w:rFonts w:ascii="Cambria Math" w:hAnsi="Cambria Math"/>
                <w:sz w:val="24"/>
              </w:rPr>
              <m:t>π</m:t>
            </m:r>
          </m:e>
          <m:sub>
            <m:r>
              <m:rPr>
                <m:sty m:val="p"/>
              </m:rPr>
              <w:rPr>
                <w:rFonts w:ascii="Cambria Math" w:hAnsi="Cambria Math"/>
                <w:sz w:val="24"/>
              </w:rPr>
              <m:t>0</m:t>
            </m:r>
          </m:sub>
        </m:sSub>
      </m:oMath>
      <w:r w:rsidRPr="00EB1A4B">
        <w:rPr>
          <w:sz w:val="24"/>
        </w:rPr>
        <w:t>表示初始排列，</w:t>
      </w:r>
      <m:oMath>
        <m:sSub>
          <m:sSubPr>
            <m:ctrlPr>
              <w:rPr>
                <w:rFonts w:ascii="Cambria Math" w:hAnsi="Cambria Math"/>
                <w:sz w:val="24"/>
              </w:rPr>
            </m:ctrlPr>
          </m:sSubPr>
          <m:e>
            <m:r>
              <w:rPr>
                <w:rFonts w:ascii="Cambria Math" w:hAnsi="Cambria Math"/>
                <w:sz w:val="24"/>
              </w:rPr>
              <m:t>π</m:t>
            </m:r>
          </m:e>
          <m:sub>
            <m:r>
              <w:rPr>
                <w:rFonts w:ascii="Cambria Math" w:hAnsi="Cambria Math"/>
                <w:sz w:val="24"/>
              </w:rPr>
              <m:t>k</m:t>
            </m:r>
          </m:sub>
        </m:sSub>
      </m:oMath>
      <w:r w:rsidRPr="00EB1A4B">
        <w:rPr>
          <w:sz w:val="24"/>
        </w:rPr>
        <w:t>表示第</w:t>
      </w:r>
      <m:oMath>
        <m:r>
          <w:rPr>
            <w:rFonts w:ascii="Cambria Math" w:hAnsi="Cambria Math"/>
            <w:sz w:val="24"/>
          </w:rPr>
          <m:t>k</m:t>
        </m:r>
      </m:oMath>
      <w:r w:rsidRPr="00EB1A4B">
        <w:rPr>
          <w:sz w:val="24"/>
        </w:rPr>
        <w:t>个被放置的板件编号。</w:t>
      </w:r>
    </w:p>
    <w:p w14:paraId="78826162" w14:textId="77777777" w:rsidR="00D26656" w:rsidRPr="00EB1A4B" w:rsidRDefault="00E90BFC" w:rsidP="00EB1A4B">
      <w:pPr>
        <w:spacing w:beforeLines="50" w:before="156" w:afterLines="50" w:after="156" w:line="300" w:lineRule="auto"/>
        <w:ind w:firstLineChars="200" w:firstLine="480"/>
        <w:rPr>
          <w:sz w:val="24"/>
        </w:rPr>
      </w:pPr>
      <w:r w:rsidRPr="00EB1A4B">
        <w:rPr>
          <w:sz w:val="24"/>
        </w:rPr>
        <w:t>得到初始排列后，系统调用天际线解码算法对其进行排样，获得对应的板件坐标、旋转状态和板材利用率。初始排列的利用率作为初始适应度值，记为：</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D26656" w14:paraId="169E3303" w14:textId="77777777" w:rsidTr="0084224A">
        <w:tc>
          <w:tcPr>
            <w:tcW w:w="3020" w:type="dxa"/>
          </w:tcPr>
          <w:p w14:paraId="02615779" w14:textId="77777777" w:rsidR="00D26656" w:rsidRDefault="00D26656" w:rsidP="00EB1A4B">
            <w:pPr>
              <w:spacing w:beforeLines="50" w:before="156" w:afterLines="50" w:after="156" w:line="300" w:lineRule="auto"/>
              <w:rPr>
                <w:sz w:val="24"/>
              </w:rPr>
            </w:pPr>
          </w:p>
        </w:tc>
        <w:tc>
          <w:tcPr>
            <w:tcW w:w="3020" w:type="dxa"/>
          </w:tcPr>
          <w:p w14:paraId="6B65662A" w14:textId="2A193D08" w:rsidR="00D26656" w:rsidRDefault="00D26656" w:rsidP="00EB1A4B">
            <w:pPr>
              <w:spacing w:beforeLines="50" w:before="156" w:afterLines="50" w:after="156" w:line="300" w:lineRule="auto"/>
              <w:rPr>
                <w:sz w:val="24"/>
              </w:rPr>
            </w:pPr>
            <m:oMathPara>
              <m:oMath>
                <m:r>
                  <w:rPr>
                    <w:rFonts w:ascii="Cambria Math" w:hAnsi="Cambria Math"/>
                    <w:sz w:val="24"/>
                  </w:rPr>
                  <m:t>fitness</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π</m:t>
                    </m:r>
                  </m:e>
                  <m:sub>
                    <m:r>
                      <m:rPr>
                        <m:sty m:val="p"/>
                      </m:rPr>
                      <w:rPr>
                        <w:rFonts w:ascii="Cambria Math" w:hAnsi="Cambria Math"/>
                        <w:sz w:val="24"/>
                      </w:rPr>
                      <m:t>0</m:t>
                    </m:r>
                  </m:sub>
                </m:sSub>
                <m:r>
                  <m:rPr>
                    <m:sty m:val="p"/>
                  </m:rPr>
                  <w:rPr>
                    <w:rFonts w:ascii="Cambria Math" w:hAnsi="Cambria Math"/>
                    <w:sz w:val="24"/>
                  </w:rPr>
                  <m:t>)=</m:t>
                </m:r>
                <m:r>
                  <w:rPr>
                    <w:rFonts w:ascii="Cambria Math" w:hAnsi="Cambria Math"/>
                    <w:sz w:val="24"/>
                  </w:rPr>
                  <m:t>rate</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π</m:t>
                    </m:r>
                  </m:e>
                  <m:sub>
                    <m:r>
                      <m:rPr>
                        <m:sty m:val="p"/>
                      </m:rPr>
                      <w:rPr>
                        <w:rFonts w:ascii="Cambria Math" w:hAnsi="Cambria Math"/>
                        <w:sz w:val="24"/>
                      </w:rPr>
                      <m:t>0</m:t>
                    </m:r>
                  </m:sub>
                </m:sSub>
                <m:r>
                  <m:rPr>
                    <m:sty m:val="p"/>
                  </m:rPr>
                  <w:rPr>
                    <w:rFonts w:ascii="Cambria Math" w:hAnsi="Cambria Math"/>
                    <w:sz w:val="24"/>
                  </w:rPr>
                  <m:t>)</m:t>
                </m:r>
              </m:oMath>
            </m:oMathPara>
          </w:p>
        </w:tc>
        <w:tc>
          <w:tcPr>
            <w:tcW w:w="3021" w:type="dxa"/>
          </w:tcPr>
          <w:p w14:paraId="2C0D55B8" w14:textId="2AA19626" w:rsidR="00D26656" w:rsidRDefault="00D26656" w:rsidP="0084224A">
            <w:pPr>
              <w:spacing w:beforeLines="50" w:before="156" w:afterLines="50" w:after="156" w:line="300" w:lineRule="auto"/>
              <w:jc w:val="right"/>
              <w:rPr>
                <w:sz w:val="24"/>
              </w:rPr>
            </w:pPr>
            <w:r>
              <w:rPr>
                <w:rFonts w:hint="eastAsia"/>
                <w:sz w:val="24"/>
              </w:rPr>
              <w:t>(4-9)</w:t>
            </w:r>
          </w:p>
        </w:tc>
      </w:tr>
    </w:tbl>
    <w:p w14:paraId="082F26B6" w14:textId="7B05A9EF" w:rsidR="00E90BFC" w:rsidRPr="00EB1A4B" w:rsidRDefault="00E90BFC" w:rsidP="00EB1A4B">
      <w:pPr>
        <w:spacing w:beforeLines="50" w:before="156" w:afterLines="50" w:after="156" w:line="300" w:lineRule="auto"/>
        <w:ind w:firstLineChars="200" w:firstLine="480"/>
        <w:rPr>
          <w:sz w:val="24"/>
        </w:rPr>
      </w:pPr>
      <w:r w:rsidRPr="00EB1A4B">
        <w:rPr>
          <w:sz w:val="24"/>
        </w:rPr>
        <w:t>搜索开始时，将该初始解同时作为当前解和历史最优解。随后，算法在当前解的基础上生成邻域解，并通过迭代方式不断改进排样结果。</w:t>
      </w:r>
    </w:p>
    <w:p w14:paraId="3E87E7BC" w14:textId="7C01A775" w:rsidR="00E90BFC" w:rsidRPr="00E90BFC" w:rsidRDefault="00E90BFC" w:rsidP="00032BBC">
      <w:pPr>
        <w:pStyle w:val="31"/>
        <w:numPr>
          <w:ilvl w:val="2"/>
          <w:numId w:val="9"/>
        </w:numPr>
      </w:pPr>
      <w:r w:rsidRPr="00E90BFC">
        <w:rPr>
          <w:rFonts w:hint="eastAsia"/>
        </w:rPr>
        <w:t>领域解生成</w:t>
      </w:r>
    </w:p>
    <w:p w14:paraId="78CA16BE" w14:textId="77777777" w:rsidR="00E90BFC" w:rsidRPr="00EB1A4B" w:rsidRDefault="00E90BFC" w:rsidP="00EB1A4B">
      <w:pPr>
        <w:spacing w:beforeLines="50" w:before="156" w:afterLines="50" w:after="156" w:line="300" w:lineRule="auto"/>
        <w:ind w:firstLineChars="200" w:firstLine="480"/>
        <w:rPr>
          <w:sz w:val="24"/>
        </w:rPr>
      </w:pPr>
      <w:r w:rsidRPr="00EB1A4B">
        <w:rPr>
          <w:sz w:val="24"/>
        </w:rPr>
        <w:t>邻域解是指由当前解经过一定扰动后得到的新解。在排列编码方式下，邻域解可以通过交换排列中两个或多个板件的位置生成。本文采用随机交换方式构造邻域解，即从当前排列中随机选择两个不同位置，并交换这两个位置上的板件编号。</w:t>
      </w:r>
    </w:p>
    <w:p w14:paraId="3DC9C27B" w14:textId="638C83D2" w:rsidR="00D26656" w:rsidRPr="00EB1A4B" w:rsidRDefault="00E90BFC" w:rsidP="00EB1A4B">
      <w:pPr>
        <w:spacing w:beforeLines="50" w:before="156" w:afterLines="50" w:after="156" w:line="300" w:lineRule="auto"/>
        <w:ind w:firstLineChars="200" w:firstLine="480"/>
        <w:rPr>
          <w:sz w:val="24"/>
        </w:rPr>
      </w:pPr>
      <w:r w:rsidRPr="00EB1A4B">
        <w:rPr>
          <w:sz w:val="24"/>
        </w:rPr>
        <w:t>为增强搜索扰动能力，系统在生成一个邻域解时连续执行多次随机交换。设当前排列为</w:t>
      </w:r>
      <m:oMath>
        <m:r>
          <w:rPr>
            <w:rFonts w:ascii="Cambria Math" w:hAnsi="Cambria Math"/>
            <w:sz w:val="24"/>
          </w:rPr>
          <m:t>π</m:t>
        </m:r>
      </m:oMath>
      <w:r w:rsidRPr="00EB1A4B">
        <w:rPr>
          <w:sz w:val="24"/>
        </w:rPr>
        <w:t>，经过若干次交换后得到的新排列为：</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D26656" w14:paraId="424B4193" w14:textId="77777777" w:rsidTr="0084224A">
        <w:tc>
          <w:tcPr>
            <w:tcW w:w="3020" w:type="dxa"/>
          </w:tcPr>
          <w:p w14:paraId="04D8E2FA" w14:textId="77777777" w:rsidR="00D26656" w:rsidRDefault="00D26656" w:rsidP="00EB1A4B">
            <w:pPr>
              <w:spacing w:beforeLines="50" w:before="156" w:afterLines="50" w:after="156" w:line="300" w:lineRule="auto"/>
              <w:rPr>
                <w:sz w:val="24"/>
              </w:rPr>
            </w:pPr>
          </w:p>
        </w:tc>
        <w:tc>
          <w:tcPr>
            <w:tcW w:w="3020" w:type="dxa"/>
          </w:tcPr>
          <w:p w14:paraId="0F8840DA" w14:textId="18F95895" w:rsidR="00D26656" w:rsidRDefault="00000000" w:rsidP="00EB1A4B">
            <w:pPr>
              <w:spacing w:beforeLines="50" w:before="156" w:afterLines="50" w:after="156" w:line="300" w:lineRule="auto"/>
              <w:rPr>
                <w:sz w:val="24"/>
              </w:rPr>
            </w:pPr>
            <m:oMathPara>
              <m:oMath>
                <m:sSup>
                  <m:sSupPr>
                    <m:ctrlPr>
                      <w:rPr>
                        <w:rFonts w:ascii="Cambria Math" w:hAnsi="Cambria Math"/>
                        <w:sz w:val="24"/>
                      </w:rPr>
                    </m:ctrlPr>
                  </m:sSupPr>
                  <m:e>
                    <m:r>
                      <w:rPr>
                        <w:rFonts w:ascii="Cambria Math" w:hAnsi="Cambria Math"/>
                        <w:sz w:val="24"/>
                      </w:rPr>
                      <m:t>π</m:t>
                    </m:r>
                  </m:e>
                  <m:sup>
                    <m:r>
                      <m:rPr>
                        <m:sty m:val="p"/>
                      </m:rPr>
                      <w:rPr>
                        <w:rFonts w:ascii="Cambria Math" w:hAnsi="Cambria Math"/>
                        <w:sz w:val="24"/>
                      </w:rPr>
                      <m:t>'</m:t>
                    </m:r>
                  </m:sup>
                </m:sSup>
                <m:r>
                  <m:rPr>
                    <m:sty m:val="p"/>
                  </m:rPr>
                  <w:rPr>
                    <w:rFonts w:ascii="Cambria Math" w:hAnsi="Cambria Math"/>
                    <w:sz w:val="24"/>
                  </w:rPr>
                  <m:t>=</m:t>
                </m:r>
                <m:r>
                  <w:rPr>
                    <w:rFonts w:ascii="Cambria Math" w:hAnsi="Cambria Math"/>
                    <w:sz w:val="24"/>
                  </w:rPr>
                  <m:t>swap</m:t>
                </m:r>
                <m:r>
                  <m:rPr>
                    <m:sty m:val="p"/>
                  </m:rPr>
                  <w:rPr>
                    <w:rFonts w:ascii="Cambria Math" w:hAnsi="Cambria Math"/>
                    <w:sz w:val="24"/>
                  </w:rPr>
                  <m:t>(</m:t>
                </m:r>
                <m:r>
                  <w:rPr>
                    <w:rFonts w:ascii="Cambria Math" w:hAnsi="Cambria Math"/>
                    <w:sz w:val="24"/>
                  </w:rPr>
                  <m:t>π</m:t>
                </m:r>
                <m:r>
                  <m:rPr>
                    <m:sty m:val="p"/>
                  </m:rPr>
                  <w:rPr>
                    <w:rFonts w:ascii="Cambria Math" w:hAnsi="Cambria Math"/>
                    <w:sz w:val="24"/>
                  </w:rPr>
                  <m:t>)</m:t>
                </m:r>
              </m:oMath>
            </m:oMathPara>
          </w:p>
        </w:tc>
        <w:tc>
          <w:tcPr>
            <w:tcW w:w="3021" w:type="dxa"/>
          </w:tcPr>
          <w:p w14:paraId="792CAF3A" w14:textId="7C55FC7F" w:rsidR="00D26656" w:rsidRDefault="00D26656" w:rsidP="0084224A">
            <w:pPr>
              <w:spacing w:beforeLines="50" w:before="156" w:afterLines="50" w:after="156" w:line="300" w:lineRule="auto"/>
              <w:jc w:val="right"/>
              <w:rPr>
                <w:sz w:val="24"/>
              </w:rPr>
            </w:pPr>
            <w:r>
              <w:rPr>
                <w:rFonts w:hint="eastAsia"/>
                <w:sz w:val="24"/>
              </w:rPr>
              <w:t>(4-40)</w:t>
            </w:r>
          </w:p>
        </w:tc>
      </w:tr>
    </w:tbl>
    <w:p w14:paraId="58F21E26" w14:textId="6CFB234A" w:rsidR="00E90BFC" w:rsidRPr="00EB1A4B" w:rsidRDefault="00E90BFC" w:rsidP="00EB1A4B">
      <w:pPr>
        <w:spacing w:beforeLines="50" w:before="156" w:afterLines="50" w:after="156" w:line="300" w:lineRule="auto"/>
        <w:ind w:firstLineChars="200" w:firstLine="480"/>
        <w:rPr>
          <w:sz w:val="24"/>
        </w:rPr>
      </w:pPr>
      <w:r w:rsidRPr="00EB1A4B">
        <w:rPr>
          <w:sz w:val="24"/>
        </w:rPr>
        <w:t>其中，</w:t>
      </w:r>
      <m:oMath>
        <m:sSup>
          <m:sSupPr>
            <m:ctrlPr>
              <w:rPr>
                <w:rFonts w:ascii="Cambria Math" w:hAnsi="Cambria Math"/>
                <w:sz w:val="24"/>
              </w:rPr>
            </m:ctrlPr>
          </m:sSupPr>
          <m:e>
            <m:r>
              <w:rPr>
                <w:rFonts w:ascii="Cambria Math" w:hAnsi="Cambria Math"/>
                <w:sz w:val="24"/>
              </w:rPr>
              <m:t>π</m:t>
            </m:r>
          </m:e>
          <m:sup>
            <m:r>
              <m:rPr>
                <m:sty m:val="p"/>
              </m:rPr>
              <w:rPr>
                <w:rFonts w:ascii="Cambria Math" w:hAnsi="Cambria Math"/>
                <w:sz w:val="24"/>
              </w:rPr>
              <m:t>'</m:t>
            </m:r>
          </m:sup>
        </m:sSup>
      </m:oMath>
      <w:r w:rsidRPr="00EB1A4B">
        <w:rPr>
          <w:sz w:val="24"/>
        </w:rPr>
        <w:t>表示由当前排列生成的邻域排列。本文中，每个邻域解通过连续交换</w:t>
      </w:r>
      <w:r w:rsidRPr="00EB1A4B">
        <w:rPr>
          <w:sz w:val="24"/>
        </w:rPr>
        <w:t>6</w:t>
      </w:r>
      <w:r w:rsidRPr="00EB1A4B">
        <w:rPr>
          <w:sz w:val="24"/>
        </w:rPr>
        <w:t>对位置生成。该方式能够在保持与当前解一定相似性的同时，产生足够的变化，避免搜索步长过小导致算法停留在局部区域。</w:t>
      </w:r>
    </w:p>
    <w:p w14:paraId="3768B80C" w14:textId="18FE84AE" w:rsidR="00D26656" w:rsidRPr="00EB1A4B" w:rsidRDefault="00E90BFC" w:rsidP="00EB1A4B">
      <w:pPr>
        <w:spacing w:beforeLines="50" w:before="156" w:afterLines="50" w:after="156" w:line="300" w:lineRule="auto"/>
        <w:ind w:firstLineChars="200" w:firstLine="480"/>
        <w:rPr>
          <w:sz w:val="24"/>
        </w:rPr>
      </w:pPr>
      <w:r w:rsidRPr="00EB1A4B">
        <w:rPr>
          <w:sz w:val="24"/>
        </w:rPr>
        <w:t>每一轮迭代中，系统会生成多个邻域候选解，并分别调用天际线算法进行解码和评价。设每一代生成的邻域候选解数量为</w:t>
      </w:r>
      <m:oMath>
        <m:r>
          <w:rPr>
            <w:rFonts w:ascii="Cambria Math" w:hAnsi="Cambria Math"/>
            <w:sz w:val="24"/>
          </w:rPr>
          <m:t>N</m:t>
        </m:r>
      </m:oMath>
      <w:r w:rsidRPr="00EB1A4B">
        <w:rPr>
          <w:sz w:val="24"/>
        </w:rPr>
        <w:t>，则当前解</w:t>
      </w:r>
      <m:oMath>
        <m:r>
          <w:rPr>
            <w:rFonts w:ascii="Cambria Math" w:hAnsi="Cambria Math"/>
            <w:sz w:val="24"/>
          </w:rPr>
          <m:t>π</m:t>
        </m:r>
      </m:oMath>
      <w:r w:rsidRPr="00EB1A4B">
        <w:rPr>
          <w:sz w:val="24"/>
        </w:rPr>
        <w:t>的邻域集合可以表示为：</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3493"/>
        <w:gridCol w:w="3021"/>
      </w:tblGrid>
      <w:tr w:rsidR="00D26656" w14:paraId="31BB6A18" w14:textId="77777777" w:rsidTr="0084224A">
        <w:tc>
          <w:tcPr>
            <w:tcW w:w="2547" w:type="dxa"/>
          </w:tcPr>
          <w:p w14:paraId="48C62F00" w14:textId="77777777" w:rsidR="00D26656" w:rsidRDefault="00D26656" w:rsidP="00EB1A4B">
            <w:pPr>
              <w:spacing w:beforeLines="50" w:before="156" w:afterLines="50" w:after="156" w:line="300" w:lineRule="auto"/>
              <w:rPr>
                <w:sz w:val="24"/>
              </w:rPr>
            </w:pPr>
          </w:p>
        </w:tc>
        <w:tc>
          <w:tcPr>
            <w:tcW w:w="3493" w:type="dxa"/>
          </w:tcPr>
          <w:p w14:paraId="7605FAFF" w14:textId="534E5772" w:rsidR="00D26656" w:rsidRDefault="00D26656" w:rsidP="00EB1A4B">
            <w:pPr>
              <w:spacing w:beforeLines="50" w:before="156" w:afterLines="50" w:after="156" w:line="300" w:lineRule="auto"/>
              <w:rPr>
                <w:sz w:val="24"/>
              </w:rPr>
            </w:pPr>
            <m:oMathPara>
              <m:oMath>
                <m:r>
                  <w:rPr>
                    <w:rFonts w:ascii="Cambria Math" w:hAnsi="Cambria Math"/>
                    <w:sz w:val="24"/>
                  </w:rPr>
                  <m:t>Neighbor</m:t>
                </m:r>
                <m:r>
                  <m:rPr>
                    <m:sty m:val="p"/>
                  </m:rPr>
                  <w:rPr>
                    <w:rFonts w:ascii="Cambria Math" w:hAnsi="Cambria Math"/>
                    <w:sz w:val="24"/>
                  </w:rPr>
                  <m:t>(</m:t>
                </m:r>
                <m:r>
                  <w:rPr>
                    <w:rFonts w:ascii="Cambria Math" w:hAnsi="Cambria Math"/>
                    <w:sz w:val="24"/>
                  </w:rPr>
                  <m:t>π</m:t>
                </m:r>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π</m:t>
                    </m:r>
                  </m:e>
                  <m:sub>
                    <m:r>
                      <m:rPr>
                        <m:sty m:val="p"/>
                      </m:rPr>
                      <w:rPr>
                        <w:rFonts w:ascii="Cambria Math" w:hAnsi="Cambria Math"/>
                        <w:sz w:val="24"/>
                      </w:rPr>
                      <m:t>1</m:t>
                    </m:r>
                  </m:sub>
                  <m:sup>
                    <m:r>
                      <m:rPr>
                        <m:sty m:val="p"/>
                      </m:rPr>
                      <w:rPr>
                        <w:rFonts w:ascii="Cambria Math" w:hAnsi="Cambria Math"/>
                        <w:sz w:val="24"/>
                      </w:rPr>
                      <m:t>'</m:t>
                    </m:r>
                  </m:sup>
                </m:sSubSup>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π</m:t>
                    </m:r>
                  </m:e>
                  <m:sub>
                    <m:r>
                      <m:rPr>
                        <m:sty m:val="p"/>
                      </m:rPr>
                      <w:rPr>
                        <w:rFonts w:ascii="Cambria Math" w:hAnsi="Cambria Math"/>
                        <w:sz w:val="24"/>
                      </w:rPr>
                      <m:t>2</m:t>
                    </m:r>
                  </m:sub>
                  <m:sup>
                    <m:r>
                      <m:rPr>
                        <m:sty m:val="p"/>
                      </m:rPr>
                      <w:rPr>
                        <w:rFonts w:ascii="Cambria Math" w:hAnsi="Cambria Math"/>
                        <w:sz w:val="24"/>
                      </w:rPr>
                      <m:t>'</m:t>
                    </m:r>
                  </m:sup>
                </m:sSubSup>
                <m:r>
                  <m:rPr>
                    <m:sty m:val="p"/>
                  </m:rPr>
                  <w:rPr>
                    <w:rFonts w:ascii="Cambria Math" w:hAnsi="Cambria Math"/>
                    <w:sz w:val="24"/>
                  </w:rPr>
                  <m:t>,⋯</m:t>
                </m:r>
                <m:r>
                  <m:rPr>
                    <m:nor/>
                  </m:rPr>
                  <w:rPr>
                    <w:sz w:val="24"/>
                  </w:rPr>
                  <m:t> </m:t>
                </m:r>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π</m:t>
                    </m:r>
                  </m:e>
                  <m:sub>
                    <m:r>
                      <w:rPr>
                        <w:rFonts w:ascii="Cambria Math" w:hAnsi="Cambria Math"/>
                        <w:sz w:val="24"/>
                      </w:rPr>
                      <m:t>N</m:t>
                    </m:r>
                  </m:sub>
                  <m:sup>
                    <m:r>
                      <m:rPr>
                        <m:sty m:val="p"/>
                      </m:rPr>
                      <w:rPr>
                        <w:rFonts w:ascii="Cambria Math" w:hAnsi="Cambria Math"/>
                        <w:sz w:val="24"/>
                      </w:rPr>
                      <m:t>'</m:t>
                    </m:r>
                  </m:sup>
                </m:sSubSup>
                <m:r>
                  <m:rPr>
                    <m:sty m:val="p"/>
                  </m:rPr>
                  <w:rPr>
                    <w:rFonts w:ascii="Cambria Math" w:hAnsi="Cambria Math"/>
                    <w:sz w:val="24"/>
                  </w:rPr>
                  <m:t>}</m:t>
                </m:r>
              </m:oMath>
            </m:oMathPara>
          </w:p>
        </w:tc>
        <w:tc>
          <w:tcPr>
            <w:tcW w:w="3021" w:type="dxa"/>
          </w:tcPr>
          <w:p w14:paraId="5E7B0D55" w14:textId="58613FF5" w:rsidR="00D26656" w:rsidRDefault="00D26656" w:rsidP="0084224A">
            <w:pPr>
              <w:spacing w:beforeLines="50" w:before="156" w:afterLines="50" w:after="156" w:line="300" w:lineRule="auto"/>
              <w:jc w:val="right"/>
              <w:rPr>
                <w:sz w:val="24"/>
              </w:rPr>
            </w:pPr>
            <w:r>
              <w:rPr>
                <w:rFonts w:hint="eastAsia"/>
                <w:sz w:val="24"/>
              </w:rPr>
              <w:t>(4-41)</w:t>
            </w:r>
          </w:p>
        </w:tc>
      </w:tr>
    </w:tbl>
    <w:p w14:paraId="596429DA" w14:textId="7734D5A8" w:rsidR="00E90BFC" w:rsidRPr="00EB1A4B" w:rsidRDefault="00E90BFC" w:rsidP="00EB1A4B">
      <w:pPr>
        <w:spacing w:beforeLines="50" w:before="156" w:afterLines="50" w:after="156" w:line="300" w:lineRule="auto"/>
        <w:ind w:firstLineChars="200" w:firstLine="480"/>
        <w:rPr>
          <w:sz w:val="24"/>
        </w:rPr>
      </w:pPr>
      <w:r w:rsidRPr="00EB1A4B">
        <w:rPr>
          <w:sz w:val="24"/>
        </w:rPr>
        <w:t>在本文算法设置中，每一代生成</w:t>
      </w:r>
      <m:oMath>
        <m:r>
          <w:rPr>
            <w:rFonts w:ascii="Cambria Math" w:hAnsi="Cambria Math"/>
            <w:sz w:val="24"/>
          </w:rPr>
          <m:t>N</m:t>
        </m:r>
        <m:r>
          <m:rPr>
            <m:sty m:val="p"/>
          </m:rPr>
          <w:rPr>
            <w:rFonts w:ascii="Cambria Math" w:hAnsi="Cambria Math"/>
            <w:sz w:val="24"/>
          </w:rPr>
          <m:t>=500</m:t>
        </m:r>
      </m:oMath>
      <w:r w:rsidRPr="00EB1A4B">
        <w:rPr>
          <w:sz w:val="24"/>
        </w:rPr>
        <w:t>个邻域候选解，以保证搜索具有一定的广度。</w:t>
      </w:r>
    </w:p>
    <w:p w14:paraId="7A54D2B9" w14:textId="5F97B77D" w:rsidR="00E90BFC" w:rsidRPr="00E90BFC" w:rsidRDefault="00E90BFC" w:rsidP="00032BBC">
      <w:pPr>
        <w:pStyle w:val="31"/>
        <w:numPr>
          <w:ilvl w:val="2"/>
          <w:numId w:val="9"/>
        </w:numPr>
      </w:pPr>
      <w:r w:rsidRPr="00E90BFC">
        <w:rPr>
          <w:rFonts w:hint="eastAsia"/>
        </w:rPr>
        <w:t>禁忌表设计</w:t>
      </w:r>
    </w:p>
    <w:p w14:paraId="46123ED3" w14:textId="77777777" w:rsidR="00E90BFC" w:rsidRPr="00EB1A4B" w:rsidRDefault="00E90BFC" w:rsidP="00EB1A4B">
      <w:pPr>
        <w:spacing w:beforeLines="50" w:before="156" w:afterLines="50" w:after="156" w:line="300" w:lineRule="auto"/>
        <w:ind w:firstLineChars="200" w:firstLine="480"/>
        <w:rPr>
          <w:sz w:val="24"/>
        </w:rPr>
      </w:pPr>
      <w:r w:rsidRPr="00EB1A4B">
        <w:rPr>
          <w:sz w:val="24"/>
        </w:rPr>
        <w:t>在禁忌搜索过程中，如果算法反复访问已经搜索过的排列，会造成计算资源浪费，</w:t>
      </w:r>
      <w:r w:rsidRPr="00EB1A4B">
        <w:rPr>
          <w:sz w:val="24"/>
        </w:rPr>
        <w:lastRenderedPageBreak/>
        <w:t>并可能导致搜索在局部区域内循环。为解决这一问题，本文使用禁忌表记录已访问过的排列序列。</w:t>
      </w:r>
    </w:p>
    <w:p w14:paraId="45010396" w14:textId="77777777" w:rsidR="00E90BFC" w:rsidRPr="00EB1A4B" w:rsidRDefault="00E90BFC" w:rsidP="00EB1A4B">
      <w:pPr>
        <w:spacing w:beforeLines="50" w:before="156" w:afterLines="50" w:after="156" w:line="300" w:lineRule="auto"/>
        <w:ind w:firstLineChars="200" w:firstLine="480"/>
        <w:rPr>
          <w:sz w:val="24"/>
        </w:rPr>
      </w:pPr>
      <w:r w:rsidRPr="00EB1A4B">
        <w:rPr>
          <w:sz w:val="24"/>
        </w:rPr>
        <w:t>由于排列序列本身较长，若直接将完整序列作为字符串存储，可能带来较大的存储和比较开销。本文采用树形结构存储已访问排列。树的路径表示一个完整的排列序列，根节点对应排列中的第一个板件编号，子节点按排列顺序依次展开。当需要判断某一排列是否已经访问过时，系统从根节点开始逐层匹配，若能够沿树路径完整匹配到叶节点，则说明该排列已存在于禁忌表中；若匹配过程中出现缺失节点，则说明该排列尚未访问，可以加入禁忌表并参与评价。</w:t>
      </w:r>
    </w:p>
    <w:p w14:paraId="52F370A6" w14:textId="77777777" w:rsidR="00E90BFC" w:rsidRPr="00EB1A4B" w:rsidRDefault="00E90BFC" w:rsidP="00EB1A4B">
      <w:pPr>
        <w:spacing w:beforeLines="50" w:before="156" w:afterLines="50" w:after="156" w:line="300" w:lineRule="auto"/>
        <w:ind w:firstLineChars="200" w:firstLine="480"/>
        <w:rPr>
          <w:sz w:val="24"/>
        </w:rPr>
      </w:pPr>
      <w:r w:rsidRPr="00EB1A4B">
        <w:rPr>
          <w:sz w:val="24"/>
        </w:rPr>
        <w:t>为了提高查询效率，禁忌表外层使用哈希映射结构，以排列中的第一个板件编号作为键，将具有相同首个板件的排列归入同一棵树中。该设计能够减少不必要的比较范围，提高禁忌判断效率。</w:t>
      </w:r>
    </w:p>
    <w:p w14:paraId="347B07FC" w14:textId="01B97987" w:rsidR="00E90BFC" w:rsidRPr="00E90BFC" w:rsidRDefault="00E90BFC" w:rsidP="00032BBC">
      <w:pPr>
        <w:pStyle w:val="31"/>
        <w:numPr>
          <w:ilvl w:val="2"/>
          <w:numId w:val="9"/>
        </w:numPr>
      </w:pPr>
      <w:r w:rsidRPr="00E90BFC">
        <w:rPr>
          <w:rFonts w:hint="eastAsia"/>
        </w:rPr>
        <w:t>适应度评价与最优解更新</w:t>
      </w:r>
    </w:p>
    <w:p w14:paraId="25975F64" w14:textId="77777777" w:rsidR="00D26656" w:rsidRPr="00EB1A4B" w:rsidRDefault="00E90BFC" w:rsidP="00EB1A4B">
      <w:pPr>
        <w:spacing w:beforeLines="50" w:before="156" w:afterLines="50" w:after="156" w:line="300" w:lineRule="auto"/>
        <w:ind w:firstLineChars="200" w:firstLine="480"/>
        <w:rPr>
          <w:sz w:val="24"/>
        </w:rPr>
      </w:pPr>
      <w:r w:rsidRPr="00EB1A4B">
        <w:rPr>
          <w:sz w:val="24"/>
        </w:rPr>
        <w:t>对于每一个不在禁忌表中的邻域排列，系统都会调用天际线算法进行解码，并计算对应的板材利用率。该利用率即为该排列的适应度值：</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D26656" w14:paraId="46E9D419" w14:textId="77777777" w:rsidTr="0084224A">
        <w:tc>
          <w:tcPr>
            <w:tcW w:w="3020" w:type="dxa"/>
          </w:tcPr>
          <w:p w14:paraId="0EFDB17D" w14:textId="77777777" w:rsidR="00D26656" w:rsidRDefault="00D26656" w:rsidP="00EB1A4B">
            <w:pPr>
              <w:spacing w:beforeLines="50" w:before="156" w:afterLines="50" w:after="156" w:line="300" w:lineRule="auto"/>
              <w:rPr>
                <w:sz w:val="24"/>
              </w:rPr>
            </w:pPr>
          </w:p>
        </w:tc>
        <w:tc>
          <w:tcPr>
            <w:tcW w:w="3020" w:type="dxa"/>
          </w:tcPr>
          <w:p w14:paraId="358ECE65" w14:textId="45609099" w:rsidR="00D26656" w:rsidRDefault="00D26656" w:rsidP="00EB1A4B">
            <w:pPr>
              <w:spacing w:beforeLines="50" w:before="156" w:afterLines="50" w:after="156" w:line="300" w:lineRule="auto"/>
              <w:rPr>
                <w:sz w:val="24"/>
              </w:rPr>
            </w:pPr>
            <m:oMathPara>
              <m:oMath>
                <m:r>
                  <w:rPr>
                    <w:rFonts w:ascii="Cambria Math" w:hAnsi="Cambria Math"/>
                    <w:sz w:val="24"/>
                  </w:rPr>
                  <m:t>fitness</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π</m:t>
                    </m:r>
                  </m:e>
                  <m:sup>
                    <m:r>
                      <m:rPr>
                        <m:sty m:val="p"/>
                      </m:rPr>
                      <w:rPr>
                        <w:rFonts w:ascii="Cambria Math" w:hAnsi="Cambria Math"/>
                        <w:sz w:val="24"/>
                      </w:rPr>
                      <m:t>'</m:t>
                    </m:r>
                  </m:sup>
                </m:sSup>
                <m:r>
                  <m:rPr>
                    <m:sty m:val="p"/>
                  </m:rPr>
                  <w:rPr>
                    <w:rFonts w:ascii="Cambria Math" w:hAnsi="Cambria Math"/>
                    <w:sz w:val="24"/>
                  </w:rPr>
                  <m:t>)=</m:t>
                </m:r>
                <m:f>
                  <m:fPr>
                    <m:ctrlPr>
                      <w:rPr>
                        <w:rFonts w:ascii="Cambria Math" w:hAnsi="Cambria Math"/>
                        <w:sz w:val="24"/>
                      </w:rPr>
                    </m:ctrlPr>
                  </m:fPr>
                  <m:num>
                    <m:nary>
                      <m:naryPr>
                        <m:chr m:val="∑"/>
                        <m:limLoc m:val="undOvr"/>
                        <m:grow m:val="1"/>
                        <m:supHide m:val="1"/>
                        <m:ctrlPr>
                          <w:rPr>
                            <w:rFonts w:ascii="Cambria Math" w:hAnsi="Cambria Math"/>
                            <w:sz w:val="24"/>
                          </w:rPr>
                        </m:ctrlPr>
                      </m:naryPr>
                      <m:sub>
                        <m:r>
                          <w:rPr>
                            <w:rFonts w:ascii="Cambria Math" w:hAnsi="Cambria Math"/>
                            <w:sz w:val="24"/>
                          </w:rPr>
                          <m:t>i</m:t>
                        </m:r>
                        <m:r>
                          <m:rPr>
                            <m:sty m:val="p"/>
                          </m:rPr>
                          <w:rPr>
                            <w:rFonts w:ascii="Cambria Math" w:hAnsi="Cambria Math"/>
                            <w:sz w:val="24"/>
                          </w:rPr>
                          <m:t>∈</m:t>
                        </m:r>
                        <m:r>
                          <w:rPr>
                            <w:rFonts w:ascii="Cambria Math" w:hAnsi="Cambria Math"/>
                            <w:sz w:val="24"/>
                          </w:rPr>
                          <m:t>P</m:t>
                        </m:r>
                      </m:sub>
                      <m:sup/>
                      <m:e>
                        <m:sSub>
                          <m:sSubPr>
                            <m:ctrlPr>
                              <w:rPr>
                                <w:rFonts w:ascii="Cambria Math" w:hAnsi="Cambria Math"/>
                                <w:sz w:val="24"/>
                              </w:rPr>
                            </m:ctrlPr>
                          </m:sSubPr>
                          <m:e>
                            <m:r>
                              <w:rPr>
                                <w:rFonts w:ascii="Cambria Math" w:hAnsi="Cambria Math"/>
                                <w:sz w:val="24"/>
                              </w:rPr>
                              <m:t>s</m:t>
                            </m:r>
                          </m:e>
                          <m:sub>
                            <m:r>
                              <w:rPr>
                                <w:rFonts w:ascii="Cambria Math" w:hAnsi="Cambria Math"/>
                                <w:sz w:val="24"/>
                              </w:rPr>
                              <m:t>i</m:t>
                            </m:r>
                          </m:sub>
                        </m:sSub>
                      </m:e>
                    </m:nary>
                  </m:num>
                  <m:den>
                    <m:r>
                      <w:rPr>
                        <w:rFonts w:ascii="Cambria Math" w:hAnsi="Cambria Math"/>
                        <w:sz w:val="24"/>
                      </w:rPr>
                      <m:t>S</m:t>
                    </m:r>
                  </m:den>
                </m:f>
              </m:oMath>
            </m:oMathPara>
          </w:p>
        </w:tc>
        <w:tc>
          <w:tcPr>
            <w:tcW w:w="3021" w:type="dxa"/>
          </w:tcPr>
          <w:p w14:paraId="4290C532" w14:textId="40A3B243" w:rsidR="00D26656" w:rsidRDefault="00D26656" w:rsidP="0084224A">
            <w:pPr>
              <w:spacing w:beforeLines="50" w:before="156" w:afterLines="50" w:after="156" w:line="300" w:lineRule="auto"/>
              <w:jc w:val="right"/>
              <w:rPr>
                <w:sz w:val="24"/>
              </w:rPr>
            </w:pPr>
            <w:r>
              <w:rPr>
                <w:rFonts w:hint="eastAsia"/>
                <w:sz w:val="24"/>
              </w:rPr>
              <w:t>(4-</w:t>
            </w:r>
            <w:r w:rsidRPr="0084224A">
              <w:rPr>
                <w:rFonts w:hint="eastAsia"/>
                <w:szCs w:val="21"/>
              </w:rPr>
              <w:t>42</w:t>
            </w:r>
            <w:r>
              <w:rPr>
                <w:rFonts w:hint="eastAsia"/>
                <w:sz w:val="24"/>
              </w:rPr>
              <w:t>)</w:t>
            </w:r>
          </w:p>
        </w:tc>
      </w:tr>
    </w:tbl>
    <w:p w14:paraId="4B5C2856" w14:textId="1E74E9C7" w:rsidR="00E90BFC" w:rsidRPr="00EB1A4B" w:rsidRDefault="00E90BFC" w:rsidP="00EB1A4B">
      <w:pPr>
        <w:spacing w:beforeLines="50" w:before="156" w:afterLines="50" w:after="156" w:line="300" w:lineRule="auto"/>
        <w:ind w:firstLineChars="200" w:firstLine="480"/>
        <w:rPr>
          <w:sz w:val="24"/>
        </w:rPr>
      </w:pPr>
      <w:r w:rsidRPr="00EB1A4B">
        <w:rPr>
          <w:sz w:val="24"/>
        </w:rPr>
        <w:t>其中，</w:t>
      </w:r>
      <m:oMath>
        <m:r>
          <w:rPr>
            <w:rFonts w:ascii="Cambria Math" w:hAnsi="Cambria Math"/>
            <w:sz w:val="24"/>
          </w:rPr>
          <m:t>P</m:t>
        </m:r>
      </m:oMath>
      <w:r w:rsidRPr="00EB1A4B">
        <w:rPr>
          <w:sz w:val="24"/>
        </w:rPr>
        <w:t>表示当前排列经过天际线解码后成功放置到板材中的板件集合，</w:t>
      </w:r>
      <m:oMath>
        <m:sSub>
          <m:sSubPr>
            <m:ctrlPr>
              <w:rPr>
                <w:rFonts w:ascii="Cambria Math" w:hAnsi="Cambria Math"/>
                <w:sz w:val="24"/>
              </w:rPr>
            </m:ctrlPr>
          </m:sSubPr>
          <m:e>
            <m:r>
              <w:rPr>
                <w:rFonts w:ascii="Cambria Math" w:hAnsi="Cambria Math"/>
                <w:sz w:val="24"/>
              </w:rPr>
              <m:t>s</m:t>
            </m:r>
          </m:e>
          <m:sub>
            <m:r>
              <w:rPr>
                <w:rFonts w:ascii="Cambria Math" w:hAnsi="Cambria Math"/>
                <w:sz w:val="24"/>
              </w:rPr>
              <m:t>i</m:t>
            </m:r>
          </m:sub>
        </m:sSub>
      </m:oMath>
      <w:r w:rsidRPr="00EB1A4B">
        <w:rPr>
          <w:sz w:val="24"/>
        </w:rPr>
        <w:t>表示板件面积，</w:t>
      </w:r>
      <m:oMath>
        <m:r>
          <w:rPr>
            <w:rFonts w:ascii="Cambria Math" w:hAnsi="Cambria Math"/>
            <w:sz w:val="24"/>
          </w:rPr>
          <m:t>S</m:t>
        </m:r>
      </m:oMath>
      <w:r w:rsidRPr="00EB1A4B">
        <w:rPr>
          <w:sz w:val="24"/>
        </w:rPr>
        <w:t>表示单张板材面积。</w:t>
      </w:r>
    </w:p>
    <w:p w14:paraId="1231F730" w14:textId="77777777" w:rsidR="00D26656" w:rsidRPr="00EB1A4B" w:rsidRDefault="00E90BFC" w:rsidP="00EB1A4B">
      <w:pPr>
        <w:spacing w:beforeLines="50" w:before="156" w:afterLines="50" w:after="156" w:line="300" w:lineRule="auto"/>
        <w:ind w:firstLineChars="200" w:firstLine="480"/>
        <w:rPr>
          <w:sz w:val="24"/>
        </w:rPr>
      </w:pPr>
      <w:r w:rsidRPr="00EB1A4B">
        <w:rPr>
          <w:sz w:val="24"/>
        </w:rPr>
        <w:t>在每一代搜索过程中，系统从全部可接受的邻域解中选出适应度最高的解作为本代局部最优解。若本代局部最优解的适应度高于历史全局最优解，则更新全局最优解。其更新规则可表示为：</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4829"/>
        <w:gridCol w:w="2394"/>
      </w:tblGrid>
      <w:tr w:rsidR="00D26656" w14:paraId="7B45549D" w14:textId="77777777" w:rsidTr="0084224A">
        <w:tc>
          <w:tcPr>
            <w:tcW w:w="1838" w:type="dxa"/>
          </w:tcPr>
          <w:p w14:paraId="18769E3C" w14:textId="77777777" w:rsidR="00D26656" w:rsidRDefault="00D26656" w:rsidP="00EB1A4B">
            <w:pPr>
              <w:spacing w:beforeLines="50" w:before="156" w:afterLines="50" w:after="156" w:line="300" w:lineRule="auto"/>
              <w:rPr>
                <w:sz w:val="24"/>
              </w:rPr>
            </w:pPr>
          </w:p>
        </w:tc>
        <w:tc>
          <w:tcPr>
            <w:tcW w:w="4829" w:type="dxa"/>
          </w:tcPr>
          <w:p w14:paraId="19A1176D" w14:textId="510A6554" w:rsidR="00D26656" w:rsidRDefault="00D26656" w:rsidP="00EB1A4B">
            <w:pPr>
              <w:spacing w:beforeLines="50" w:before="156" w:afterLines="50" w:after="156" w:line="300" w:lineRule="auto"/>
              <w:rPr>
                <w:sz w:val="24"/>
              </w:rPr>
            </w:pPr>
            <m:oMathPara>
              <m:oMath>
                <m:r>
                  <w:rPr>
                    <w:rFonts w:ascii="Cambria Math" w:hAnsi="Cambria Math"/>
                    <w:sz w:val="24"/>
                  </w:rPr>
                  <m:t>best</m:t>
                </m:r>
                <m:r>
                  <m:rPr>
                    <m:sty m:val="p"/>
                  </m:rPr>
                  <w:rPr>
                    <w:rFonts w:ascii="Cambria Math" w:hAnsi="Cambria Math"/>
                    <w:sz w:val="24"/>
                  </w:rPr>
                  <m:t>=</m:t>
                </m:r>
                <m:d>
                  <m:dPr>
                    <m:begChr m:val="{"/>
                    <m:endChr m:val=""/>
                    <m:ctrlPr>
                      <w:rPr>
                        <w:rFonts w:ascii="Cambria Math" w:hAnsi="Cambria Math"/>
                        <w:sz w:val="24"/>
                      </w:rPr>
                    </m:ctrlPr>
                  </m:dPr>
                  <m:e>
                    <m:m>
                      <m:mPr>
                        <m:plcHide m:val="1"/>
                        <m:mcs>
                          <m:mc>
                            <m:mcPr>
                              <m:count m:val="2"/>
                              <m:mcJc m:val="center"/>
                            </m:mcPr>
                          </m:mc>
                        </m:mcs>
                        <m:ctrlPr>
                          <w:rPr>
                            <w:rFonts w:ascii="Cambria Math" w:hAnsi="Cambria Math"/>
                            <w:sz w:val="24"/>
                          </w:rPr>
                        </m:ctrlPr>
                      </m:mPr>
                      <m:mr>
                        <m:e>
                          <m:sSup>
                            <m:sSupPr>
                              <m:ctrlPr>
                                <w:rPr>
                                  <w:rFonts w:ascii="Cambria Math" w:hAnsi="Cambria Math"/>
                                  <w:sz w:val="24"/>
                                </w:rPr>
                              </m:ctrlPr>
                            </m:sSupPr>
                            <m:e>
                              <m:r>
                                <w:rPr>
                                  <w:rFonts w:ascii="Cambria Math" w:hAnsi="Cambria Math"/>
                                  <w:sz w:val="24"/>
                                </w:rPr>
                                <m:t>π</m:t>
                              </m:r>
                            </m:e>
                            <m:sup>
                              <m:r>
                                <m:rPr>
                                  <m:sty m:val="p"/>
                                </m:rPr>
                                <w:rPr>
                                  <w:rFonts w:ascii="Cambria Math" w:hAnsi="Cambria Math"/>
                                  <w:sz w:val="24"/>
                                </w:rPr>
                                <m:t>'</m:t>
                              </m:r>
                            </m:sup>
                          </m:sSup>
                          <m:r>
                            <m:rPr>
                              <m:sty m:val="p"/>
                            </m:rPr>
                            <w:rPr>
                              <w:rFonts w:ascii="Cambria Math" w:hAnsi="Cambria Math"/>
                              <w:sz w:val="24"/>
                            </w:rPr>
                            <m:t>,</m:t>
                          </m:r>
                        </m:e>
                        <m:e>
                          <m:r>
                            <w:rPr>
                              <w:rFonts w:ascii="Cambria Math" w:hAnsi="Cambria Math"/>
                              <w:sz w:val="24"/>
                            </w:rPr>
                            <m:t>fitness</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π</m:t>
                              </m:r>
                            </m:e>
                            <m:sup>
                              <m:r>
                                <m:rPr>
                                  <m:sty m:val="p"/>
                                </m:rPr>
                                <w:rPr>
                                  <w:rFonts w:ascii="Cambria Math" w:hAnsi="Cambria Math"/>
                                  <w:sz w:val="24"/>
                                </w:rPr>
                                <m:t>'</m:t>
                              </m:r>
                            </m:sup>
                          </m:sSup>
                          <m:r>
                            <m:rPr>
                              <m:sty m:val="p"/>
                            </m:rPr>
                            <w:rPr>
                              <w:rFonts w:ascii="Cambria Math" w:hAnsi="Cambria Math"/>
                              <w:sz w:val="24"/>
                            </w:rPr>
                            <m:t>)&gt;</m:t>
                          </m:r>
                          <m:r>
                            <w:rPr>
                              <w:rFonts w:ascii="Cambria Math" w:hAnsi="Cambria Math"/>
                              <w:sz w:val="24"/>
                            </w:rPr>
                            <m:t>fitness</m:t>
                          </m:r>
                          <m:r>
                            <m:rPr>
                              <m:sty m:val="p"/>
                            </m:rPr>
                            <w:rPr>
                              <w:rFonts w:ascii="Cambria Math" w:hAnsi="Cambria Math"/>
                              <w:sz w:val="24"/>
                            </w:rPr>
                            <m:t>(</m:t>
                          </m:r>
                          <m:r>
                            <w:rPr>
                              <w:rFonts w:ascii="Cambria Math" w:hAnsi="Cambria Math"/>
                              <w:sz w:val="24"/>
                            </w:rPr>
                            <m:t>best</m:t>
                          </m:r>
                          <m:r>
                            <m:rPr>
                              <m:sty m:val="p"/>
                            </m:rPr>
                            <w:rPr>
                              <w:rFonts w:ascii="Cambria Math" w:hAnsi="Cambria Math"/>
                              <w:sz w:val="24"/>
                            </w:rPr>
                            <m:t>)</m:t>
                          </m:r>
                        </m:e>
                      </m:mr>
                      <m:mr>
                        <m:e>
                          <m:r>
                            <w:rPr>
                              <w:rFonts w:ascii="Cambria Math" w:hAnsi="Cambria Math"/>
                              <w:sz w:val="24"/>
                            </w:rPr>
                            <m:t>best</m:t>
                          </m:r>
                          <m:r>
                            <m:rPr>
                              <m:sty m:val="p"/>
                            </m:rPr>
                            <w:rPr>
                              <w:rFonts w:ascii="Cambria Math" w:hAnsi="Cambria Math"/>
                              <w:sz w:val="24"/>
                            </w:rPr>
                            <m:t>,</m:t>
                          </m:r>
                        </m:e>
                        <m:e>
                          <m:r>
                            <w:rPr>
                              <w:rFonts w:ascii="Cambria Math" w:hAnsi="Cambria Math"/>
                              <w:sz w:val="24"/>
                            </w:rPr>
                            <m:t>fitness</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π</m:t>
                              </m:r>
                            </m:e>
                            <m:sup>
                              <m:r>
                                <m:rPr>
                                  <m:sty m:val="p"/>
                                </m:rPr>
                                <w:rPr>
                                  <w:rFonts w:ascii="Cambria Math" w:hAnsi="Cambria Math"/>
                                  <w:sz w:val="24"/>
                                </w:rPr>
                                <m:t>'</m:t>
                              </m:r>
                            </m:sup>
                          </m:sSup>
                          <m:r>
                            <m:rPr>
                              <m:sty m:val="p"/>
                            </m:rPr>
                            <w:rPr>
                              <w:rFonts w:ascii="Cambria Math" w:hAnsi="Cambria Math"/>
                              <w:sz w:val="24"/>
                            </w:rPr>
                            <m:t>)≤</m:t>
                          </m:r>
                          <m:r>
                            <w:rPr>
                              <w:rFonts w:ascii="Cambria Math" w:hAnsi="Cambria Math"/>
                              <w:sz w:val="24"/>
                            </w:rPr>
                            <m:t>fitness</m:t>
                          </m:r>
                          <m:r>
                            <m:rPr>
                              <m:sty m:val="p"/>
                            </m:rPr>
                            <w:rPr>
                              <w:rFonts w:ascii="Cambria Math" w:hAnsi="Cambria Math"/>
                              <w:sz w:val="24"/>
                            </w:rPr>
                            <m:t>(</m:t>
                          </m:r>
                          <m:r>
                            <w:rPr>
                              <w:rFonts w:ascii="Cambria Math" w:hAnsi="Cambria Math"/>
                              <w:sz w:val="24"/>
                            </w:rPr>
                            <m:t>best</m:t>
                          </m:r>
                          <m:r>
                            <m:rPr>
                              <m:sty m:val="p"/>
                            </m:rPr>
                            <w:rPr>
                              <w:rFonts w:ascii="Cambria Math" w:hAnsi="Cambria Math"/>
                              <w:sz w:val="24"/>
                            </w:rPr>
                            <m:t>)</m:t>
                          </m:r>
                        </m:e>
                      </m:mr>
                    </m:m>
                  </m:e>
                </m:d>
              </m:oMath>
            </m:oMathPara>
          </w:p>
        </w:tc>
        <w:tc>
          <w:tcPr>
            <w:tcW w:w="2394" w:type="dxa"/>
          </w:tcPr>
          <w:p w14:paraId="540C69D8" w14:textId="08303F06" w:rsidR="00D26656" w:rsidRDefault="00D26656" w:rsidP="0084224A">
            <w:pPr>
              <w:spacing w:beforeLines="50" w:before="156" w:afterLines="50" w:after="156" w:line="300" w:lineRule="auto"/>
              <w:jc w:val="right"/>
              <w:rPr>
                <w:sz w:val="24"/>
              </w:rPr>
            </w:pPr>
            <w:r>
              <w:rPr>
                <w:rFonts w:hint="eastAsia"/>
                <w:sz w:val="24"/>
              </w:rPr>
              <w:t>(4-43)</w:t>
            </w:r>
          </w:p>
        </w:tc>
      </w:tr>
    </w:tbl>
    <w:p w14:paraId="18EEC332" w14:textId="06393902" w:rsidR="00E90BFC" w:rsidRPr="00EB1A4B" w:rsidRDefault="00E90BFC" w:rsidP="00EB1A4B">
      <w:pPr>
        <w:spacing w:beforeLines="50" w:before="156" w:afterLines="50" w:after="156" w:line="300" w:lineRule="auto"/>
        <w:ind w:firstLineChars="200" w:firstLine="480"/>
        <w:rPr>
          <w:sz w:val="24"/>
        </w:rPr>
      </w:pPr>
      <w:r w:rsidRPr="00EB1A4B">
        <w:rPr>
          <w:sz w:val="24"/>
        </w:rPr>
        <w:t>其中，</w:t>
      </w:r>
      <m:oMath>
        <m:r>
          <w:rPr>
            <w:rFonts w:ascii="Cambria Math" w:hAnsi="Cambria Math"/>
            <w:sz w:val="24"/>
          </w:rPr>
          <m:t>best</m:t>
        </m:r>
      </m:oMath>
      <w:r w:rsidRPr="00EB1A4B">
        <w:rPr>
          <w:sz w:val="24"/>
        </w:rPr>
        <w:t>表示当前历史最优排列。</w:t>
      </w:r>
    </w:p>
    <w:p w14:paraId="1AC31FDF" w14:textId="77777777" w:rsidR="00E90BFC" w:rsidRPr="00EB1A4B" w:rsidRDefault="00E90BFC" w:rsidP="00EB1A4B">
      <w:pPr>
        <w:spacing w:beforeLines="50" w:before="156" w:afterLines="50" w:after="156" w:line="300" w:lineRule="auto"/>
        <w:ind w:firstLineChars="200" w:firstLine="480"/>
        <w:rPr>
          <w:sz w:val="24"/>
        </w:rPr>
      </w:pPr>
      <w:r w:rsidRPr="00EB1A4B">
        <w:rPr>
          <w:sz w:val="24"/>
        </w:rPr>
        <w:t>通过不断更新局部最优解和全局最优解，禁忌搜索可以在有限迭代次数内逐步寻找更优的板件放置顺序。</w:t>
      </w:r>
    </w:p>
    <w:p w14:paraId="5B5831F0" w14:textId="3E1B4F54" w:rsidR="00E90BFC" w:rsidRPr="00E90BFC" w:rsidRDefault="00E90BFC" w:rsidP="00032BBC">
      <w:pPr>
        <w:pStyle w:val="31"/>
        <w:numPr>
          <w:ilvl w:val="2"/>
          <w:numId w:val="9"/>
        </w:numPr>
      </w:pPr>
      <w:r w:rsidRPr="00E90BFC">
        <w:rPr>
          <w:rFonts w:hint="eastAsia"/>
        </w:rPr>
        <w:t>特赦准则与终止条件</w:t>
      </w:r>
    </w:p>
    <w:p w14:paraId="2E2CCDAF" w14:textId="77777777" w:rsidR="00D26656" w:rsidRPr="00EB1A4B" w:rsidRDefault="00E90BFC" w:rsidP="00EB1A4B">
      <w:pPr>
        <w:spacing w:beforeLines="50" w:before="156" w:afterLines="50" w:after="156" w:line="300" w:lineRule="auto"/>
        <w:ind w:firstLineChars="200" w:firstLine="480"/>
        <w:rPr>
          <w:sz w:val="24"/>
        </w:rPr>
      </w:pPr>
      <w:r w:rsidRPr="00EB1A4B">
        <w:rPr>
          <w:sz w:val="24"/>
        </w:rPr>
        <w:t>禁忌表虽然能够避免重复搜索，但也可能阻止某些具有潜在价值的候选解被再次访问。为避免错失更优解，本文引入特赦准则。当某个候选排列虽然已存在于禁忌表中，但其适应度高于当前历史最优解时，系统仍然接受该解，并用其更新全局最优解。特赦准则可以表示为：</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3210"/>
        <w:gridCol w:w="3021"/>
      </w:tblGrid>
      <w:tr w:rsidR="00D26656" w14:paraId="69430D24" w14:textId="77777777" w:rsidTr="0084224A">
        <w:tc>
          <w:tcPr>
            <w:tcW w:w="2830" w:type="dxa"/>
          </w:tcPr>
          <w:p w14:paraId="41D862C2" w14:textId="77777777" w:rsidR="00D26656" w:rsidRDefault="00D26656" w:rsidP="00EB1A4B">
            <w:pPr>
              <w:spacing w:beforeLines="50" w:before="156" w:afterLines="50" w:after="156" w:line="300" w:lineRule="auto"/>
              <w:rPr>
                <w:sz w:val="24"/>
              </w:rPr>
            </w:pPr>
          </w:p>
        </w:tc>
        <w:tc>
          <w:tcPr>
            <w:tcW w:w="3210" w:type="dxa"/>
          </w:tcPr>
          <w:p w14:paraId="2551868B" w14:textId="48E04CE5" w:rsidR="00D26656" w:rsidRDefault="00D26656" w:rsidP="00EB1A4B">
            <w:pPr>
              <w:spacing w:beforeLines="50" w:before="156" w:afterLines="50" w:after="156" w:line="300" w:lineRule="auto"/>
              <w:rPr>
                <w:sz w:val="24"/>
              </w:rPr>
            </w:pPr>
            <m:oMathPara>
              <m:oMath>
                <m:r>
                  <w:rPr>
                    <w:rFonts w:ascii="Cambria Math" w:hAnsi="Cambria Math"/>
                    <w:sz w:val="24"/>
                  </w:rPr>
                  <m:t>fitness</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π</m:t>
                    </m:r>
                  </m:e>
                  <m:sup>
                    <m:r>
                      <m:rPr>
                        <m:sty m:val="p"/>
                      </m:rPr>
                      <w:rPr>
                        <w:rFonts w:ascii="Cambria Math" w:hAnsi="Cambria Math"/>
                        <w:sz w:val="24"/>
                      </w:rPr>
                      <m:t>'</m:t>
                    </m:r>
                  </m:sup>
                </m:sSup>
                <m:r>
                  <m:rPr>
                    <m:sty m:val="p"/>
                  </m:rPr>
                  <w:rPr>
                    <w:rFonts w:ascii="Cambria Math" w:hAnsi="Cambria Math"/>
                    <w:sz w:val="24"/>
                  </w:rPr>
                  <m:t>)&gt;</m:t>
                </m:r>
                <m:r>
                  <w:rPr>
                    <w:rFonts w:ascii="Cambria Math" w:hAnsi="Cambria Math"/>
                    <w:sz w:val="24"/>
                  </w:rPr>
                  <m:t>fitness</m:t>
                </m:r>
                <m:r>
                  <m:rPr>
                    <m:sty m:val="p"/>
                  </m:rPr>
                  <w:rPr>
                    <w:rFonts w:ascii="Cambria Math" w:hAnsi="Cambria Math"/>
                    <w:sz w:val="24"/>
                  </w:rPr>
                  <m:t>(</m:t>
                </m:r>
                <m:r>
                  <w:rPr>
                    <w:rFonts w:ascii="Cambria Math" w:hAnsi="Cambria Math"/>
                    <w:sz w:val="24"/>
                  </w:rPr>
                  <m:t>best</m:t>
                </m:r>
                <m:r>
                  <m:rPr>
                    <m:sty m:val="p"/>
                  </m:rPr>
                  <w:rPr>
                    <w:rFonts w:ascii="Cambria Math" w:hAnsi="Cambria Math"/>
                    <w:sz w:val="24"/>
                  </w:rPr>
                  <m:t>)</m:t>
                </m:r>
              </m:oMath>
            </m:oMathPara>
          </w:p>
        </w:tc>
        <w:tc>
          <w:tcPr>
            <w:tcW w:w="3021" w:type="dxa"/>
          </w:tcPr>
          <w:p w14:paraId="43A342B6" w14:textId="54C06129" w:rsidR="00D26656" w:rsidRDefault="00D26656" w:rsidP="0084224A">
            <w:pPr>
              <w:spacing w:beforeLines="50" w:before="156" w:afterLines="50" w:after="156" w:line="300" w:lineRule="auto"/>
              <w:jc w:val="right"/>
              <w:rPr>
                <w:sz w:val="24"/>
              </w:rPr>
            </w:pPr>
            <w:r>
              <w:rPr>
                <w:rFonts w:hint="eastAsia"/>
                <w:sz w:val="24"/>
              </w:rPr>
              <w:t>(4-44)</w:t>
            </w:r>
          </w:p>
        </w:tc>
      </w:tr>
    </w:tbl>
    <w:p w14:paraId="56B4928D" w14:textId="033ABB06" w:rsidR="00E90BFC" w:rsidRPr="00EB1A4B" w:rsidRDefault="00E90BFC" w:rsidP="00EB1A4B">
      <w:pPr>
        <w:spacing w:beforeLines="50" w:before="156" w:afterLines="50" w:after="156" w:line="300" w:lineRule="auto"/>
        <w:ind w:firstLineChars="200" w:firstLine="480"/>
        <w:rPr>
          <w:sz w:val="24"/>
        </w:rPr>
      </w:pPr>
      <w:r w:rsidRPr="00EB1A4B">
        <w:rPr>
          <w:sz w:val="24"/>
        </w:rPr>
        <w:t>若式</w:t>
      </w:r>
      <w:r w:rsidR="00CF705D" w:rsidRPr="00EB1A4B">
        <w:rPr>
          <w:sz w:val="24"/>
        </w:rPr>
        <w:t>(</w:t>
      </w:r>
      <w:r w:rsidRPr="00EB1A4B">
        <w:rPr>
          <w:sz w:val="24"/>
        </w:rPr>
        <w:t>4-46</w:t>
      </w:r>
      <w:r w:rsidR="00EB1A4B" w:rsidRPr="00EB1A4B">
        <w:rPr>
          <w:sz w:val="24"/>
        </w:rPr>
        <w:t>)</w:t>
      </w:r>
      <w:r w:rsidRPr="00EB1A4B">
        <w:rPr>
          <w:sz w:val="24"/>
        </w:rPr>
        <w:t>成立，则即使该候选解属于禁忌解，也允许其参与最优解更新。该机制可以在保持禁忌搜索避免循环能力的同时，提高算法发现更优解的可能性。</w:t>
      </w:r>
    </w:p>
    <w:p w14:paraId="6496CBE3" w14:textId="77777777" w:rsidR="00D26656" w:rsidRPr="00EB1A4B" w:rsidRDefault="00E90BFC" w:rsidP="00EB1A4B">
      <w:pPr>
        <w:spacing w:beforeLines="50" w:before="156" w:afterLines="50" w:after="156" w:line="300" w:lineRule="auto"/>
        <w:ind w:firstLineChars="200" w:firstLine="480"/>
        <w:rPr>
          <w:sz w:val="24"/>
        </w:rPr>
      </w:pPr>
      <w:r w:rsidRPr="00EB1A4B">
        <w:rPr>
          <w:sz w:val="24"/>
        </w:rPr>
        <w:t>本文设置最大迭代代数为：</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D26656" w14:paraId="13C56F30" w14:textId="77777777" w:rsidTr="0084224A">
        <w:tc>
          <w:tcPr>
            <w:tcW w:w="3020" w:type="dxa"/>
          </w:tcPr>
          <w:p w14:paraId="108515AF" w14:textId="77777777" w:rsidR="00D26656" w:rsidRDefault="00D26656" w:rsidP="00EB1A4B">
            <w:pPr>
              <w:spacing w:beforeLines="50" w:before="156" w:afterLines="50" w:after="156" w:line="300" w:lineRule="auto"/>
              <w:rPr>
                <w:sz w:val="24"/>
              </w:rPr>
            </w:pPr>
          </w:p>
        </w:tc>
        <w:tc>
          <w:tcPr>
            <w:tcW w:w="3020" w:type="dxa"/>
          </w:tcPr>
          <w:p w14:paraId="5C9DA07B" w14:textId="689FA9F6" w:rsidR="00D26656" w:rsidRDefault="00D26656" w:rsidP="00EB1A4B">
            <w:pPr>
              <w:spacing w:beforeLines="50" w:before="156" w:afterLines="50" w:after="156" w:line="300" w:lineRule="auto"/>
              <w:rPr>
                <w:sz w:val="24"/>
              </w:rPr>
            </w:pPr>
            <m:oMathPara>
              <m:oMath>
                <m:r>
                  <w:rPr>
                    <w:rFonts w:ascii="Cambria Math" w:hAnsi="Cambria Math"/>
                    <w:sz w:val="24"/>
                  </w:rPr>
                  <m:t>MAX</m:t>
                </m:r>
                <m:r>
                  <m:rPr>
                    <m:sty m:val="p"/>
                  </m:rPr>
                  <w:rPr>
                    <w:rFonts w:ascii="Cambria Math" w:hAnsi="Cambria Math"/>
                    <w:sz w:val="24"/>
                  </w:rPr>
                  <m:t>_</m:t>
                </m:r>
                <m:r>
                  <w:rPr>
                    <w:rFonts w:ascii="Cambria Math" w:hAnsi="Cambria Math"/>
                    <w:sz w:val="24"/>
                  </w:rPr>
                  <m:t>GEN</m:t>
                </m:r>
                <m:r>
                  <m:rPr>
                    <m:sty m:val="p"/>
                  </m:rPr>
                  <w:rPr>
                    <w:rFonts w:ascii="Cambria Math" w:hAnsi="Cambria Math"/>
                    <w:sz w:val="24"/>
                  </w:rPr>
                  <m:t>=300</m:t>
                </m:r>
              </m:oMath>
            </m:oMathPara>
          </w:p>
        </w:tc>
        <w:tc>
          <w:tcPr>
            <w:tcW w:w="3021" w:type="dxa"/>
          </w:tcPr>
          <w:p w14:paraId="26227A95" w14:textId="43E8F271" w:rsidR="00D26656" w:rsidRDefault="00D26656" w:rsidP="0084224A">
            <w:pPr>
              <w:spacing w:beforeLines="50" w:before="156" w:afterLines="50" w:after="156" w:line="300" w:lineRule="auto"/>
              <w:jc w:val="right"/>
              <w:rPr>
                <w:sz w:val="24"/>
              </w:rPr>
            </w:pPr>
            <w:r>
              <w:rPr>
                <w:rFonts w:hint="eastAsia"/>
                <w:sz w:val="24"/>
              </w:rPr>
              <w:t>(4-45)</w:t>
            </w:r>
          </w:p>
        </w:tc>
      </w:tr>
    </w:tbl>
    <w:p w14:paraId="5D25CD85" w14:textId="6696D9C1" w:rsidR="00D26656" w:rsidRPr="00EB1A4B" w:rsidRDefault="00E90BFC" w:rsidP="00EB1A4B">
      <w:pPr>
        <w:spacing w:beforeLines="50" w:before="156" w:afterLines="50" w:after="156" w:line="300" w:lineRule="auto"/>
        <w:ind w:firstLineChars="200" w:firstLine="480"/>
        <w:rPr>
          <w:sz w:val="24"/>
        </w:rPr>
      </w:pPr>
      <w:r w:rsidRPr="00EB1A4B">
        <w:rPr>
          <w:sz w:val="24"/>
        </w:rPr>
        <w:t>每一代生成邻域候选解数量为：</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D26656" w14:paraId="172411A3" w14:textId="77777777" w:rsidTr="0084224A">
        <w:tc>
          <w:tcPr>
            <w:tcW w:w="3020" w:type="dxa"/>
          </w:tcPr>
          <w:p w14:paraId="6A59FBC7" w14:textId="77777777" w:rsidR="00D26656" w:rsidRDefault="00D26656" w:rsidP="00EB1A4B">
            <w:pPr>
              <w:spacing w:beforeLines="50" w:before="156" w:afterLines="50" w:after="156" w:line="300" w:lineRule="auto"/>
              <w:rPr>
                <w:sz w:val="24"/>
              </w:rPr>
            </w:pPr>
          </w:p>
        </w:tc>
        <w:tc>
          <w:tcPr>
            <w:tcW w:w="3020" w:type="dxa"/>
          </w:tcPr>
          <w:p w14:paraId="191CE2A1" w14:textId="71313D23" w:rsidR="00D26656" w:rsidRDefault="00D26656" w:rsidP="00EB1A4B">
            <w:pPr>
              <w:spacing w:beforeLines="50" w:before="156" w:afterLines="50" w:after="156" w:line="300" w:lineRule="auto"/>
              <w:rPr>
                <w:sz w:val="24"/>
              </w:rPr>
            </w:pPr>
            <m:oMathPara>
              <m:oMath>
                <m:r>
                  <w:rPr>
                    <w:rFonts w:ascii="Cambria Math" w:hAnsi="Cambria Math"/>
                    <w:sz w:val="24"/>
                  </w:rPr>
                  <m:t>N</m:t>
                </m:r>
                <m:r>
                  <m:rPr>
                    <m:sty m:val="p"/>
                  </m:rPr>
                  <w:rPr>
                    <w:rFonts w:ascii="Cambria Math" w:hAnsi="Cambria Math"/>
                    <w:sz w:val="24"/>
                  </w:rPr>
                  <m:t>=500</m:t>
                </m:r>
              </m:oMath>
            </m:oMathPara>
          </w:p>
        </w:tc>
        <w:tc>
          <w:tcPr>
            <w:tcW w:w="3021" w:type="dxa"/>
          </w:tcPr>
          <w:p w14:paraId="042EEC18" w14:textId="0AEBAA46" w:rsidR="00D26656" w:rsidRDefault="00D26656" w:rsidP="0084224A">
            <w:pPr>
              <w:spacing w:beforeLines="50" w:before="156" w:afterLines="50" w:after="156" w:line="300" w:lineRule="auto"/>
              <w:jc w:val="right"/>
              <w:rPr>
                <w:sz w:val="24"/>
              </w:rPr>
            </w:pPr>
            <w:r>
              <w:rPr>
                <w:rFonts w:hint="eastAsia"/>
                <w:sz w:val="24"/>
              </w:rPr>
              <w:t>(4-</w:t>
            </w:r>
            <w:r w:rsidRPr="0084224A">
              <w:rPr>
                <w:rFonts w:hint="eastAsia"/>
                <w:szCs w:val="21"/>
              </w:rPr>
              <w:t>46</w:t>
            </w:r>
            <w:r>
              <w:rPr>
                <w:rFonts w:hint="eastAsia"/>
                <w:sz w:val="24"/>
              </w:rPr>
              <w:t>)</w:t>
            </w:r>
          </w:p>
        </w:tc>
      </w:tr>
    </w:tbl>
    <w:p w14:paraId="3741CE2D" w14:textId="6F8E1452" w:rsidR="00982863" w:rsidRPr="0084224A" w:rsidRDefault="00E90BFC" w:rsidP="0084224A">
      <w:pPr>
        <w:spacing w:beforeLines="50" w:before="156" w:afterLines="50" w:after="156" w:line="300" w:lineRule="auto"/>
        <w:ind w:firstLineChars="200" w:firstLine="480"/>
        <w:rPr>
          <w:sz w:val="24"/>
        </w:rPr>
      </w:pPr>
      <w:r w:rsidRPr="00EB1A4B">
        <w:rPr>
          <w:sz w:val="24"/>
        </w:rPr>
        <w:t>当算法达到最大迭代代数后，搜索终止，并输出历史最优排列及其对应的排样方案。</w:t>
      </w:r>
    </w:p>
    <w:p w14:paraId="6D3E9228" w14:textId="1DA19A8D" w:rsidR="00BF1FA9" w:rsidRPr="00BF1FA9" w:rsidRDefault="00977DD3" w:rsidP="00032BBC">
      <w:pPr>
        <w:pStyle w:val="2"/>
        <w:numPr>
          <w:ilvl w:val="1"/>
          <w:numId w:val="9"/>
        </w:numPr>
        <w:spacing w:before="156" w:after="156"/>
      </w:pPr>
      <w:r w:rsidRPr="00977DD3">
        <w:t>多板材排样</w:t>
      </w:r>
      <w:r w:rsidRPr="00032BBC">
        <w:rPr>
          <w:color w:val="000000"/>
          <w:szCs w:val="30"/>
        </w:rPr>
        <w:t>策略</w:t>
      </w:r>
    </w:p>
    <w:p w14:paraId="45DDB721" w14:textId="77777777" w:rsidR="00E90BFC" w:rsidRPr="00E90BFC" w:rsidRDefault="00E90BFC" w:rsidP="00EB1A4B">
      <w:pPr>
        <w:spacing w:beforeLines="50" w:before="156" w:afterLines="50" w:after="156" w:line="300" w:lineRule="auto"/>
        <w:ind w:firstLineChars="200" w:firstLine="480"/>
        <w:rPr>
          <w:sz w:val="24"/>
        </w:rPr>
      </w:pPr>
      <w:r w:rsidRPr="00E90BFC">
        <w:rPr>
          <w:sz w:val="24"/>
        </w:rPr>
        <w:t>在实际生产订单中，待切割板件数量通常较多，单张标准板材往往无法容纳全部板件。因此，仅对单张板材进行排样不能满足完整订单的生产需求。为解决多张板材排样问题，本文采用多板材迭代排样策略。该策略以单板材排样算法为基础，每次对当前剩余板件集合进行排样，将已成功放置的板件从剩余集合中移除，再对未放置板件继续启用新的板材进行排样，直至所有板件完成排布。</w:t>
      </w:r>
    </w:p>
    <w:p w14:paraId="65C74BB2" w14:textId="77777777" w:rsidR="00E90BFC" w:rsidRPr="00E90BFC" w:rsidRDefault="00E90BFC" w:rsidP="00EB1A4B">
      <w:pPr>
        <w:spacing w:beforeLines="50" w:before="156" w:afterLines="50" w:after="156" w:line="300" w:lineRule="auto"/>
        <w:ind w:firstLineChars="200" w:firstLine="480"/>
        <w:rPr>
          <w:sz w:val="24"/>
        </w:rPr>
      </w:pPr>
      <w:r w:rsidRPr="00E90BFC">
        <w:rPr>
          <w:sz w:val="24"/>
        </w:rPr>
        <w:t>多板材排样策略能够将复杂的多容器问题拆解为多个单容器排样问题，既降低了求解复杂度，又便于系统保存和展示每张板材的排样结果。</w:t>
      </w:r>
    </w:p>
    <w:p w14:paraId="003D1E01" w14:textId="149592BE" w:rsidR="00E90BFC" w:rsidRDefault="00E90BFC" w:rsidP="00032BBC">
      <w:pPr>
        <w:pStyle w:val="31"/>
        <w:numPr>
          <w:ilvl w:val="2"/>
          <w:numId w:val="9"/>
        </w:numPr>
      </w:pPr>
      <w:r>
        <w:rPr>
          <w:rFonts w:hint="eastAsia"/>
        </w:rPr>
        <w:t>多容器迭代排样</w:t>
      </w:r>
    </w:p>
    <w:p w14:paraId="309F46C8" w14:textId="77777777" w:rsidR="00D26656" w:rsidRPr="00E90BFC" w:rsidRDefault="00E90BFC" w:rsidP="00EB1A4B">
      <w:pPr>
        <w:spacing w:beforeLines="50" w:before="156" w:afterLines="50" w:after="156" w:line="300" w:lineRule="auto"/>
        <w:ind w:firstLineChars="200" w:firstLine="480"/>
        <w:rPr>
          <w:sz w:val="24"/>
        </w:rPr>
      </w:pPr>
      <w:r w:rsidRPr="00E90BFC">
        <w:rPr>
          <w:sz w:val="24"/>
        </w:rPr>
        <w:t>设订单中全部待排样板件集合为：</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D26656" w14:paraId="24C42DF2" w14:textId="77777777" w:rsidTr="0084224A">
        <w:tc>
          <w:tcPr>
            <w:tcW w:w="3020" w:type="dxa"/>
          </w:tcPr>
          <w:p w14:paraId="6783A846" w14:textId="77777777" w:rsidR="00D26656" w:rsidRDefault="00D26656" w:rsidP="00EB1A4B">
            <w:pPr>
              <w:spacing w:beforeLines="50" w:before="156" w:afterLines="50" w:after="156" w:line="300" w:lineRule="auto"/>
              <w:rPr>
                <w:sz w:val="24"/>
              </w:rPr>
            </w:pPr>
          </w:p>
        </w:tc>
        <w:tc>
          <w:tcPr>
            <w:tcW w:w="3020" w:type="dxa"/>
          </w:tcPr>
          <w:p w14:paraId="40DB6424" w14:textId="04EF8F48" w:rsidR="00D26656" w:rsidRDefault="00000000" w:rsidP="00EB1A4B">
            <w:pPr>
              <w:spacing w:beforeLines="50" w:before="156" w:afterLines="50" w:after="156" w:line="300" w:lineRule="auto"/>
              <w:rPr>
                <w:sz w:val="24"/>
              </w:rPr>
            </w:pPr>
            <m:oMathPara>
              <m:oMath>
                <m:sSub>
                  <m:sSubPr>
                    <m:ctrlPr>
                      <w:rPr>
                        <w:rFonts w:ascii="Cambria Math" w:hAnsi="Cambria Math"/>
                        <w:sz w:val="24"/>
                      </w:rPr>
                    </m:ctrlPr>
                  </m:sSubPr>
                  <m:e>
                    <m:r>
                      <w:rPr>
                        <w:rFonts w:ascii="Cambria Math" w:hAnsi="Cambria Math"/>
                        <w:sz w:val="24"/>
                      </w:rPr>
                      <m:t>R</m:t>
                    </m:r>
                  </m:e>
                  <m:sub>
                    <m:r>
                      <m:rPr>
                        <m:sty m:val="p"/>
                      </m:rPr>
                      <w:rPr>
                        <w:rFonts w:ascii="Cambria Math" w:hAnsi="Cambria Math"/>
                        <w:sz w:val="24"/>
                      </w:rPr>
                      <m:t>0</m:t>
                    </m:r>
                  </m:sub>
                </m:sSub>
                <m:r>
                  <m:rPr>
                    <m:sty m:val="p"/>
                  </m:rPr>
                  <w:rPr>
                    <w:rFonts w:ascii="Cambria Math" w:hAnsi="Cambria Math"/>
                    <w:sz w:val="24"/>
                  </w:rPr>
                  <m:t>={1,2,⋯</m:t>
                </m:r>
                <m:r>
                  <m:rPr>
                    <m:nor/>
                  </m:rPr>
                  <w:rPr>
                    <w:sz w:val="24"/>
                  </w:rPr>
                  <m:t> </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oMath>
            </m:oMathPara>
          </w:p>
        </w:tc>
        <w:tc>
          <w:tcPr>
            <w:tcW w:w="3021" w:type="dxa"/>
          </w:tcPr>
          <w:p w14:paraId="3B9D8355" w14:textId="20DB3B77" w:rsidR="00D26656" w:rsidRPr="00D26656" w:rsidRDefault="00D26656" w:rsidP="0084224A">
            <w:pPr>
              <w:spacing w:beforeLines="50" w:before="156" w:afterLines="50" w:after="156" w:line="300" w:lineRule="auto"/>
              <w:jc w:val="right"/>
              <w:rPr>
                <w:sz w:val="24"/>
              </w:rPr>
            </w:pPr>
            <w:r>
              <w:rPr>
                <w:rFonts w:hint="eastAsia"/>
                <w:sz w:val="24"/>
              </w:rPr>
              <w:t>(4-47)</w:t>
            </w:r>
          </w:p>
        </w:tc>
      </w:tr>
    </w:tbl>
    <w:p w14:paraId="6C2D9B0B" w14:textId="53B554A3" w:rsidR="00D26656" w:rsidRPr="00E90BFC" w:rsidRDefault="00E90BFC" w:rsidP="00EB1A4B">
      <w:pPr>
        <w:spacing w:beforeLines="50" w:before="156" w:afterLines="50" w:after="156" w:line="300" w:lineRule="auto"/>
        <w:ind w:firstLineChars="200" w:firstLine="480"/>
        <w:rPr>
          <w:sz w:val="24"/>
        </w:rPr>
      </w:pPr>
      <w:r w:rsidRPr="00E90BFC">
        <w:rPr>
          <w:sz w:val="24"/>
        </w:rPr>
        <w:t>其中，</w:t>
      </w:r>
      <m:oMath>
        <m:sSub>
          <m:sSubPr>
            <m:ctrlPr>
              <w:rPr>
                <w:rFonts w:ascii="Cambria Math" w:hAnsi="Cambria Math"/>
                <w:sz w:val="24"/>
              </w:rPr>
            </m:ctrlPr>
          </m:sSubPr>
          <m:e>
            <m:r>
              <w:rPr>
                <w:rFonts w:ascii="Cambria Math" w:hAnsi="Cambria Math"/>
                <w:sz w:val="24"/>
              </w:rPr>
              <m:t>R</m:t>
            </m:r>
          </m:e>
          <m:sub>
            <m:r>
              <m:rPr>
                <m:sty m:val="p"/>
              </m:rPr>
              <w:rPr>
                <w:rFonts w:ascii="Cambria Math" w:hAnsi="Cambria Math"/>
                <w:sz w:val="24"/>
              </w:rPr>
              <m:t>0</m:t>
            </m:r>
          </m:sub>
        </m:sSub>
      </m:oMath>
      <w:r w:rsidRPr="00E90BFC">
        <w:rPr>
          <w:sz w:val="24"/>
        </w:rPr>
        <w:t>表示初始剩余板件集合。系统首先以</w:t>
      </w:r>
      <m:oMath>
        <m:sSub>
          <m:sSubPr>
            <m:ctrlPr>
              <w:rPr>
                <w:rFonts w:ascii="Cambria Math" w:hAnsi="Cambria Math"/>
                <w:sz w:val="24"/>
              </w:rPr>
            </m:ctrlPr>
          </m:sSubPr>
          <m:e>
            <m:r>
              <w:rPr>
                <w:rFonts w:ascii="Cambria Math" w:hAnsi="Cambria Math"/>
                <w:sz w:val="24"/>
              </w:rPr>
              <m:t>R</m:t>
            </m:r>
          </m:e>
          <m:sub>
            <m:r>
              <m:rPr>
                <m:sty m:val="p"/>
              </m:rPr>
              <w:rPr>
                <w:rFonts w:ascii="Cambria Math" w:hAnsi="Cambria Math"/>
                <w:sz w:val="24"/>
              </w:rPr>
              <m:t>0</m:t>
            </m:r>
          </m:sub>
        </m:sSub>
      </m:oMath>
      <w:r w:rsidRPr="00E90BFC">
        <w:rPr>
          <w:sz w:val="24"/>
        </w:rPr>
        <w:t>为输入，调用禁忌搜索和天际线算法求解第一张板材的排样方案。设第</w:t>
      </w:r>
      <m:oMath>
        <m:r>
          <w:rPr>
            <w:rFonts w:ascii="Cambria Math" w:hAnsi="Cambria Math"/>
            <w:sz w:val="24"/>
          </w:rPr>
          <m:t>k</m:t>
        </m:r>
      </m:oMath>
      <w:r w:rsidRPr="00E90BFC">
        <w:rPr>
          <w:sz w:val="24"/>
        </w:rPr>
        <w:t>张板材中成功放置的板件集合为</w:t>
      </w:r>
      <m:oMath>
        <m:sSub>
          <m:sSubPr>
            <m:ctrlPr>
              <w:rPr>
                <w:rFonts w:ascii="Cambria Math" w:hAnsi="Cambria Math"/>
                <w:sz w:val="24"/>
              </w:rPr>
            </m:ctrlPr>
          </m:sSubPr>
          <m:e>
            <m:r>
              <w:rPr>
                <w:rFonts w:ascii="Cambria Math" w:hAnsi="Cambria Math"/>
                <w:sz w:val="24"/>
              </w:rPr>
              <m:t>P</m:t>
            </m:r>
          </m:e>
          <m:sub>
            <m:r>
              <w:rPr>
                <w:rFonts w:ascii="Cambria Math" w:hAnsi="Cambria Math"/>
                <w:sz w:val="24"/>
              </w:rPr>
              <m:t>k</m:t>
            </m:r>
          </m:sub>
        </m:sSub>
      </m:oMath>
      <w:r w:rsidRPr="00E90BFC">
        <w:rPr>
          <w:sz w:val="24"/>
        </w:rPr>
        <w:t>，则当前轮排样结束后，剩余板件集合更新为：</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D26656" w14:paraId="1CBCEC9E" w14:textId="77777777" w:rsidTr="0084224A">
        <w:tc>
          <w:tcPr>
            <w:tcW w:w="3020" w:type="dxa"/>
          </w:tcPr>
          <w:p w14:paraId="7537C8C4" w14:textId="77777777" w:rsidR="00D26656" w:rsidRDefault="00D26656" w:rsidP="00EB1A4B">
            <w:pPr>
              <w:spacing w:beforeLines="50" w:before="156" w:afterLines="50" w:after="156" w:line="300" w:lineRule="auto"/>
              <w:rPr>
                <w:sz w:val="24"/>
              </w:rPr>
            </w:pPr>
          </w:p>
        </w:tc>
        <w:tc>
          <w:tcPr>
            <w:tcW w:w="3020" w:type="dxa"/>
          </w:tcPr>
          <w:p w14:paraId="781DFE7C" w14:textId="3C17072B" w:rsidR="00D26656" w:rsidRDefault="00000000" w:rsidP="00EB1A4B">
            <w:pPr>
              <w:spacing w:beforeLines="50" w:before="156" w:afterLines="50" w:after="156" w:line="300" w:lineRule="auto"/>
              <w:rPr>
                <w:sz w:val="24"/>
              </w:rPr>
            </w:pPr>
            <m:oMathPara>
              <m:oMath>
                <m:sSub>
                  <m:sSubPr>
                    <m:ctrlPr>
                      <w:rPr>
                        <w:rFonts w:ascii="Cambria Math" w:hAnsi="Cambria Math"/>
                        <w:sz w:val="24"/>
                      </w:rPr>
                    </m:ctrlPr>
                  </m:sSubPr>
                  <m:e>
                    <m:r>
                      <w:rPr>
                        <w:rFonts w:ascii="Cambria Math" w:hAnsi="Cambria Math"/>
                        <w:sz w:val="24"/>
                      </w:rPr>
                      <m:t>R</m:t>
                    </m:r>
                  </m:e>
                  <m:sub>
                    <m:r>
                      <w:rPr>
                        <w:rFonts w:ascii="Cambria Math" w:hAnsi="Cambria Math"/>
                        <w:sz w:val="24"/>
                      </w:rPr>
                      <m:t>k</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R</m:t>
                    </m:r>
                  </m:e>
                  <m:sub>
                    <m:r>
                      <w:rPr>
                        <w:rFonts w:ascii="Cambria Math" w:hAnsi="Cambria Math"/>
                        <w:sz w:val="24"/>
                      </w:rPr>
                      <m:t>k</m:t>
                    </m:r>
                    <m:r>
                      <m:rPr>
                        <m:sty m:val="p"/>
                      </m:rPr>
                      <w:rPr>
                        <w:rFonts w:ascii="Cambria Math" w:hAnsi="Cambria Math"/>
                        <w:sz w:val="24"/>
                      </w:rPr>
                      <m:t>-1</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P</m:t>
                    </m:r>
                  </m:e>
                  <m:sub>
                    <m:r>
                      <w:rPr>
                        <w:rFonts w:ascii="Cambria Math" w:hAnsi="Cambria Math"/>
                        <w:sz w:val="24"/>
                      </w:rPr>
                      <m:t>k</m:t>
                    </m:r>
                  </m:sub>
                </m:sSub>
              </m:oMath>
            </m:oMathPara>
          </w:p>
        </w:tc>
        <w:tc>
          <w:tcPr>
            <w:tcW w:w="3021" w:type="dxa"/>
          </w:tcPr>
          <w:p w14:paraId="31B8E1D8" w14:textId="52DB8C4D" w:rsidR="00D26656" w:rsidRDefault="00D26656" w:rsidP="0084224A">
            <w:pPr>
              <w:spacing w:beforeLines="50" w:before="156" w:afterLines="50" w:after="156" w:line="300" w:lineRule="auto"/>
              <w:jc w:val="right"/>
              <w:rPr>
                <w:sz w:val="24"/>
              </w:rPr>
            </w:pPr>
            <w:r>
              <w:rPr>
                <w:rFonts w:hint="eastAsia"/>
                <w:sz w:val="24"/>
              </w:rPr>
              <w:t>(4-48)</w:t>
            </w:r>
          </w:p>
        </w:tc>
      </w:tr>
    </w:tbl>
    <w:p w14:paraId="7D815E81" w14:textId="47E7E2D5" w:rsidR="00E90BFC" w:rsidRPr="00E90BFC" w:rsidRDefault="00E90BFC" w:rsidP="00EB1A4B">
      <w:pPr>
        <w:spacing w:beforeLines="50" w:before="156" w:afterLines="50" w:after="156" w:line="300" w:lineRule="auto"/>
        <w:ind w:firstLineChars="200" w:firstLine="480"/>
        <w:rPr>
          <w:sz w:val="24"/>
        </w:rPr>
      </w:pPr>
      <w:r w:rsidRPr="00E90BFC">
        <w:rPr>
          <w:sz w:val="24"/>
        </w:rPr>
        <w:t>若</w:t>
      </w:r>
      <m:oMath>
        <m:sSub>
          <m:sSubPr>
            <m:ctrlPr>
              <w:rPr>
                <w:rFonts w:ascii="Cambria Math" w:hAnsi="Cambria Math"/>
                <w:sz w:val="24"/>
              </w:rPr>
            </m:ctrlPr>
          </m:sSubPr>
          <m:e>
            <m:r>
              <w:rPr>
                <w:rFonts w:ascii="Cambria Math" w:hAnsi="Cambria Math"/>
                <w:sz w:val="24"/>
              </w:rPr>
              <m:t>R</m:t>
            </m:r>
          </m:e>
          <m:sub>
            <m:r>
              <w:rPr>
                <w:rFonts w:ascii="Cambria Math" w:hAnsi="Cambria Math"/>
                <w:sz w:val="24"/>
              </w:rPr>
              <m:t>k</m:t>
            </m:r>
          </m:sub>
        </m:sSub>
      </m:oMath>
      <w:r w:rsidRPr="00E90BFC">
        <w:rPr>
          <w:sz w:val="24"/>
        </w:rPr>
        <w:t>为空，说明全部板件已经完成排样，算法结束；若</w:t>
      </w:r>
      <m:oMath>
        <m:sSub>
          <m:sSubPr>
            <m:ctrlPr>
              <w:rPr>
                <w:rFonts w:ascii="Cambria Math" w:hAnsi="Cambria Math"/>
                <w:sz w:val="24"/>
              </w:rPr>
            </m:ctrlPr>
          </m:sSubPr>
          <m:e>
            <m:r>
              <w:rPr>
                <w:rFonts w:ascii="Cambria Math" w:hAnsi="Cambria Math"/>
                <w:sz w:val="24"/>
              </w:rPr>
              <m:t>R</m:t>
            </m:r>
          </m:e>
          <m:sub>
            <m:r>
              <w:rPr>
                <w:rFonts w:ascii="Cambria Math" w:hAnsi="Cambria Math"/>
                <w:sz w:val="24"/>
              </w:rPr>
              <m:t>k</m:t>
            </m:r>
          </m:sub>
        </m:sSub>
      </m:oMath>
      <w:r w:rsidRPr="00E90BFC">
        <w:rPr>
          <w:sz w:val="24"/>
        </w:rPr>
        <w:t>不为空，则系统继续启用下一张相同规格的板材，对剩余板件进行排样。</w:t>
      </w:r>
    </w:p>
    <w:p w14:paraId="45CD90FC" w14:textId="612025A8" w:rsidR="00E90BFC" w:rsidRDefault="00E90BFC" w:rsidP="00032BBC">
      <w:pPr>
        <w:pStyle w:val="31"/>
        <w:numPr>
          <w:ilvl w:val="2"/>
          <w:numId w:val="9"/>
        </w:numPr>
      </w:pPr>
      <w:r>
        <w:rPr>
          <w:rFonts w:hint="eastAsia"/>
        </w:rPr>
        <w:t>剩余工件处理</w:t>
      </w:r>
    </w:p>
    <w:p w14:paraId="20D808B1" w14:textId="77777777" w:rsidR="00E90BFC" w:rsidRPr="00E90BFC" w:rsidRDefault="00E90BFC" w:rsidP="00EB1A4B">
      <w:pPr>
        <w:spacing w:beforeLines="50" w:before="156" w:afterLines="50" w:after="156" w:line="300" w:lineRule="auto"/>
        <w:ind w:firstLineChars="200" w:firstLine="480"/>
        <w:rPr>
          <w:sz w:val="24"/>
        </w:rPr>
      </w:pPr>
      <w:r w:rsidRPr="00E90BFC">
        <w:rPr>
          <w:sz w:val="24"/>
        </w:rPr>
        <w:lastRenderedPageBreak/>
        <w:t>在多板材排样过程中，准确维护剩余板件集合是保证算法正确性的关键。每当某一张板材完成排样后，系统需要根据当前排样结果识别已经成功放置的板件，并将其从剩余板件集合中移除。</w:t>
      </w:r>
    </w:p>
    <w:p w14:paraId="1AD22DD8" w14:textId="77777777" w:rsidR="00E90BFC" w:rsidRPr="00E90BFC" w:rsidRDefault="00E90BFC" w:rsidP="00EB1A4B">
      <w:pPr>
        <w:spacing w:beforeLines="50" w:before="156" w:afterLines="50" w:after="156" w:line="300" w:lineRule="auto"/>
        <w:ind w:firstLineChars="200" w:firstLine="480"/>
        <w:rPr>
          <w:sz w:val="24"/>
        </w:rPr>
      </w:pPr>
      <w:r w:rsidRPr="00E90BFC">
        <w:rPr>
          <w:sz w:val="24"/>
        </w:rPr>
        <w:t>若每个板件具有唯一编号，则可以直接根据板件编号进行移除。若输入数据中存在尺寸、材质和数量完全相同的多个板件，则需要结合板件编号或实例化后的工件对象进行处理，避免误删未放置的同类板件。</w:t>
      </w:r>
    </w:p>
    <w:p w14:paraId="0C356C26" w14:textId="77777777" w:rsidR="00E90BFC" w:rsidRPr="00E90BFC" w:rsidRDefault="00E90BFC" w:rsidP="00EB1A4B">
      <w:pPr>
        <w:spacing w:beforeLines="50" w:before="156" w:afterLines="50" w:after="156" w:line="300" w:lineRule="auto"/>
        <w:ind w:firstLineChars="200" w:firstLine="480"/>
        <w:rPr>
          <w:sz w:val="24"/>
        </w:rPr>
      </w:pPr>
      <w:r w:rsidRPr="00E90BFC">
        <w:rPr>
          <w:sz w:val="24"/>
        </w:rPr>
        <w:t>剩余板件处理需要满足以下要求：</w:t>
      </w:r>
    </w:p>
    <w:p w14:paraId="78829583" w14:textId="77777777" w:rsidR="00E90BFC" w:rsidRPr="00E90BFC" w:rsidRDefault="00E90BFC" w:rsidP="00EB1A4B">
      <w:pPr>
        <w:spacing w:beforeLines="50" w:before="156" w:afterLines="50" w:after="156" w:line="300" w:lineRule="auto"/>
        <w:ind w:firstLineChars="200" w:firstLine="480"/>
        <w:rPr>
          <w:sz w:val="24"/>
        </w:rPr>
      </w:pPr>
      <w:r w:rsidRPr="00E90BFC">
        <w:rPr>
          <w:sz w:val="24"/>
        </w:rPr>
        <w:t>第一，已成功放置的板件必须从剩余集合中移除，避免后续板材重复排样。</w:t>
      </w:r>
    </w:p>
    <w:p w14:paraId="44AECD22" w14:textId="77777777" w:rsidR="00E90BFC" w:rsidRPr="00E90BFC" w:rsidRDefault="00E90BFC" w:rsidP="00EB1A4B">
      <w:pPr>
        <w:spacing w:beforeLines="50" w:before="156" w:afterLines="50" w:after="156" w:line="300" w:lineRule="auto"/>
        <w:ind w:firstLineChars="200" w:firstLine="480"/>
        <w:rPr>
          <w:sz w:val="24"/>
        </w:rPr>
      </w:pPr>
      <w:r w:rsidRPr="00E90BFC">
        <w:rPr>
          <w:sz w:val="24"/>
        </w:rPr>
        <w:t>第二，未成功放置的板件必须保留在剩余集合中，继续参与下一张板材的排样。</w:t>
      </w:r>
    </w:p>
    <w:p w14:paraId="010065A6" w14:textId="77777777" w:rsidR="00E90BFC" w:rsidRPr="00E90BFC" w:rsidRDefault="00E90BFC" w:rsidP="00EB1A4B">
      <w:pPr>
        <w:spacing w:beforeLines="50" w:before="156" w:afterLines="50" w:after="156" w:line="300" w:lineRule="auto"/>
        <w:ind w:firstLineChars="200" w:firstLine="480"/>
        <w:rPr>
          <w:sz w:val="24"/>
        </w:rPr>
      </w:pPr>
      <w:r w:rsidRPr="00E90BFC">
        <w:rPr>
          <w:sz w:val="24"/>
        </w:rPr>
        <w:t>第三，对于尺寸相同但数量不同的板件，应按照实例对象逐一移除，确保订单板件数量准确。</w:t>
      </w:r>
    </w:p>
    <w:p w14:paraId="0748520C" w14:textId="77777777" w:rsidR="00E90BFC" w:rsidRPr="00E90BFC" w:rsidRDefault="00E90BFC" w:rsidP="00EB1A4B">
      <w:pPr>
        <w:spacing w:beforeLines="50" w:before="156" w:afterLines="50" w:after="156" w:line="300" w:lineRule="auto"/>
        <w:ind w:firstLineChars="200" w:firstLine="480"/>
        <w:rPr>
          <w:sz w:val="24"/>
        </w:rPr>
      </w:pPr>
      <w:r w:rsidRPr="00E90BFC">
        <w:rPr>
          <w:sz w:val="24"/>
        </w:rPr>
        <w:t>第四，若某一轮排样没有任何板件被成功放置，需要触发异常处理或兜底机制，避免算法陷入死循环。</w:t>
      </w:r>
    </w:p>
    <w:p w14:paraId="7C80476F" w14:textId="77777777" w:rsidR="00E90BFC" w:rsidRPr="00E90BFC" w:rsidRDefault="00E90BFC" w:rsidP="00EB1A4B">
      <w:pPr>
        <w:spacing w:beforeLines="50" w:before="156" w:afterLines="50" w:after="156" w:line="300" w:lineRule="auto"/>
        <w:ind w:firstLineChars="200" w:firstLine="480"/>
        <w:rPr>
          <w:sz w:val="24"/>
        </w:rPr>
      </w:pPr>
      <w:r w:rsidRPr="00E90BFC">
        <w:rPr>
          <w:sz w:val="24"/>
        </w:rPr>
        <w:t>通过上述处理方式，可以保证多板材排样过程中各板件只会被放置一次，且最终所有可放置板件均能够被分配到对应板材中。</w:t>
      </w:r>
    </w:p>
    <w:p w14:paraId="484ADDAA" w14:textId="0DC45B8D" w:rsidR="00E90BFC" w:rsidRDefault="00E90BFC" w:rsidP="00032BBC">
      <w:pPr>
        <w:pStyle w:val="31"/>
        <w:numPr>
          <w:ilvl w:val="2"/>
          <w:numId w:val="9"/>
        </w:numPr>
      </w:pPr>
      <w:r>
        <w:rPr>
          <w:rFonts w:hint="eastAsia"/>
        </w:rPr>
        <w:t>单件兜底机制</w:t>
      </w:r>
    </w:p>
    <w:p w14:paraId="04F87CD2" w14:textId="77777777" w:rsidR="00E90BFC" w:rsidRPr="00E90BFC" w:rsidRDefault="00E90BFC" w:rsidP="00EB1A4B">
      <w:pPr>
        <w:spacing w:beforeLines="50" w:before="156" w:afterLines="50" w:after="156" w:line="300" w:lineRule="auto"/>
        <w:ind w:firstLineChars="200" w:firstLine="480"/>
        <w:rPr>
          <w:sz w:val="24"/>
        </w:rPr>
      </w:pPr>
      <w:r w:rsidRPr="00E90BFC">
        <w:rPr>
          <w:sz w:val="24"/>
        </w:rPr>
        <w:t>由于禁忌搜索依赖邻域交换和迭代改进，当剩余板件数量较少或剩余板件尺寸较特殊时，可能出现当前搜索未能成功放置任何板件的情况。若此时直接终止算法，可能会导致实际上能够放入板材的板件未被处理。因此，本文设计单件兜底机制，提高多板材排样过程的稳定性。</w:t>
      </w:r>
    </w:p>
    <w:p w14:paraId="33A789DF" w14:textId="77777777" w:rsidR="00D26656" w:rsidRPr="00E90BFC" w:rsidRDefault="00E90BFC" w:rsidP="00EB1A4B">
      <w:pPr>
        <w:spacing w:beforeLines="50" w:before="156" w:afterLines="50" w:after="156" w:line="300" w:lineRule="auto"/>
        <w:ind w:firstLineChars="200" w:firstLine="480"/>
        <w:rPr>
          <w:sz w:val="24"/>
        </w:rPr>
      </w:pPr>
      <w:r w:rsidRPr="00E90BFC">
        <w:rPr>
          <w:sz w:val="24"/>
        </w:rPr>
        <w:t>当某一轮单板材排样结束后，若成功放置板件集合为空，即：</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D26656" w14:paraId="3DE049D9" w14:textId="77777777" w:rsidTr="0084224A">
        <w:tc>
          <w:tcPr>
            <w:tcW w:w="3020" w:type="dxa"/>
          </w:tcPr>
          <w:p w14:paraId="4F58A7BC" w14:textId="77777777" w:rsidR="00D26656" w:rsidRDefault="00D26656" w:rsidP="00EB1A4B">
            <w:pPr>
              <w:spacing w:beforeLines="50" w:before="156" w:afterLines="50" w:after="156" w:line="300" w:lineRule="auto"/>
              <w:rPr>
                <w:sz w:val="24"/>
              </w:rPr>
            </w:pPr>
          </w:p>
        </w:tc>
        <w:tc>
          <w:tcPr>
            <w:tcW w:w="3020" w:type="dxa"/>
          </w:tcPr>
          <w:p w14:paraId="1727A526" w14:textId="4CF3833C" w:rsidR="00D26656" w:rsidRDefault="00000000" w:rsidP="00EB1A4B">
            <w:pPr>
              <w:spacing w:beforeLines="50" w:before="156" w:afterLines="50" w:after="156" w:line="300" w:lineRule="auto"/>
              <w:rPr>
                <w:sz w:val="24"/>
              </w:rPr>
            </w:pPr>
            <m:oMathPara>
              <m:oMath>
                <m:sSub>
                  <m:sSubPr>
                    <m:ctrlPr>
                      <w:rPr>
                        <w:rFonts w:ascii="Cambria Math" w:hAnsi="Cambria Math"/>
                        <w:sz w:val="24"/>
                      </w:rPr>
                    </m:ctrlPr>
                  </m:sSubPr>
                  <m:e>
                    <m:r>
                      <w:rPr>
                        <w:rFonts w:ascii="Cambria Math" w:hAnsi="Cambria Math"/>
                        <w:sz w:val="24"/>
                      </w:rPr>
                      <m:t>P</m:t>
                    </m:r>
                  </m:e>
                  <m:sub>
                    <m:r>
                      <w:rPr>
                        <w:rFonts w:ascii="Cambria Math" w:hAnsi="Cambria Math"/>
                        <w:sz w:val="24"/>
                      </w:rPr>
                      <m:t>k</m:t>
                    </m:r>
                  </m:sub>
                </m:sSub>
                <m:r>
                  <m:rPr>
                    <m:sty m:val="p"/>
                  </m:rPr>
                  <w:rPr>
                    <w:rFonts w:ascii="Cambria Math" w:hAnsi="Cambria Math"/>
                    <w:sz w:val="24"/>
                  </w:rPr>
                  <m:t>=∅</m:t>
                </m:r>
              </m:oMath>
            </m:oMathPara>
          </w:p>
        </w:tc>
        <w:tc>
          <w:tcPr>
            <w:tcW w:w="3021" w:type="dxa"/>
          </w:tcPr>
          <w:p w14:paraId="66F77214" w14:textId="7A915014" w:rsidR="00D26656" w:rsidRDefault="00D26656" w:rsidP="0084224A">
            <w:pPr>
              <w:spacing w:beforeLines="50" w:before="156" w:afterLines="50" w:after="156" w:line="300" w:lineRule="auto"/>
              <w:jc w:val="right"/>
              <w:rPr>
                <w:sz w:val="24"/>
              </w:rPr>
            </w:pPr>
            <w:r>
              <w:rPr>
                <w:rFonts w:hint="eastAsia"/>
                <w:sz w:val="24"/>
              </w:rPr>
              <w:t>(4-49)</w:t>
            </w:r>
          </w:p>
        </w:tc>
      </w:tr>
    </w:tbl>
    <w:p w14:paraId="63D0ADD0" w14:textId="01C57961" w:rsidR="00E90BFC" w:rsidRPr="00E90BFC" w:rsidRDefault="00E90BFC" w:rsidP="00EB1A4B">
      <w:pPr>
        <w:spacing w:beforeLines="50" w:before="156" w:afterLines="50" w:after="156" w:line="300" w:lineRule="auto"/>
        <w:ind w:firstLineChars="200" w:firstLine="480"/>
        <w:rPr>
          <w:sz w:val="24"/>
        </w:rPr>
      </w:pPr>
      <w:r w:rsidRPr="00E90BFC">
        <w:rPr>
          <w:sz w:val="24"/>
        </w:rPr>
        <w:t>系统将逐一尝试把剩余板件单独放入一张新板材中。对于每一个剩余板件，分别判断其原始方向或旋转方向是否满足板材边界约束。若某个板件可以单独放入板材，则将其作为当前板材的排样结果，并从剩余集合中移除。若有多个板件均可单独放入，则可以优先选择面积较大的板件，以提高当前板材利用率。</w:t>
      </w:r>
    </w:p>
    <w:p w14:paraId="282C7601" w14:textId="5291DFF2" w:rsidR="001D00DF" w:rsidRPr="001D00DF" w:rsidRDefault="00E90BFC" w:rsidP="00EB1A4B">
      <w:pPr>
        <w:spacing w:beforeLines="50" w:before="156" w:afterLines="50" w:after="156" w:line="300" w:lineRule="auto"/>
        <w:ind w:firstLineChars="200" w:firstLine="480"/>
        <w:rPr>
          <w:sz w:val="24"/>
        </w:rPr>
      </w:pPr>
      <w:r w:rsidRPr="00E90BFC">
        <w:rPr>
          <w:sz w:val="24"/>
        </w:rPr>
        <w:t>若所有剩余板件均无法单独放入板材，则说明存在板件尺寸超出板材可容纳范围的情况。此时系统应终止排样过程，并提示异常信息，提醒用户检查板件尺寸、板材规格或旋转参数设置。</w:t>
      </w:r>
    </w:p>
    <w:p w14:paraId="446147BC" w14:textId="7596B73A" w:rsidR="001D00DF" w:rsidRPr="00E90BFC" w:rsidRDefault="00977DD3" w:rsidP="00032BBC">
      <w:pPr>
        <w:pStyle w:val="2"/>
        <w:numPr>
          <w:ilvl w:val="1"/>
          <w:numId w:val="9"/>
        </w:numPr>
        <w:spacing w:before="156" w:after="156"/>
      </w:pPr>
      <w:r w:rsidRPr="00E90BFC">
        <w:rPr>
          <w:rFonts w:hint="eastAsia"/>
        </w:rPr>
        <w:lastRenderedPageBreak/>
        <w:t>本章</w:t>
      </w:r>
      <w:r w:rsidRPr="00032BBC">
        <w:rPr>
          <w:rFonts w:hint="eastAsia"/>
          <w:color w:val="000000"/>
          <w:szCs w:val="30"/>
        </w:rPr>
        <w:t>小结</w:t>
      </w:r>
    </w:p>
    <w:p w14:paraId="1B496B68" w14:textId="75548CE7" w:rsidR="00E90BFC" w:rsidRPr="00E90BFC" w:rsidRDefault="00E90BFC" w:rsidP="00E90BFC">
      <w:pPr>
        <w:spacing w:beforeLines="50" w:before="156" w:afterLines="50" w:after="156" w:line="300" w:lineRule="auto"/>
        <w:ind w:firstLineChars="200" w:firstLine="480"/>
        <w:rPr>
          <w:sz w:val="24"/>
        </w:rPr>
      </w:pPr>
      <w:r w:rsidRPr="00E90BFC">
        <w:rPr>
          <w:sz w:val="24"/>
        </w:rPr>
        <w:t>本章围绕柜门板材切割排样问题展开建模与算法设计。首先，将实际柜门板材切割场景抽象为二维矩形装箱问题，并建立了包含符号定义、决策变量、约束条件和目标函数的数学模型。在此基础上，本文设计了</w:t>
      </w:r>
      <w:r w:rsidRPr="00E90BFC">
        <w:rPr>
          <w:sz w:val="24"/>
        </w:rPr>
        <w:t>“</w:t>
      </w:r>
      <w:r w:rsidRPr="00E90BFC">
        <w:rPr>
          <w:sz w:val="24"/>
        </w:rPr>
        <w:t>排列编码</w:t>
      </w:r>
      <w:r w:rsidRPr="00E90BFC">
        <w:rPr>
          <w:sz w:val="24"/>
        </w:rPr>
        <w:t>+</w:t>
      </w:r>
      <w:r w:rsidRPr="00E90BFC">
        <w:rPr>
          <w:sz w:val="24"/>
        </w:rPr>
        <w:t>天际线解码</w:t>
      </w:r>
      <w:r w:rsidRPr="00E90BFC">
        <w:rPr>
          <w:sz w:val="24"/>
        </w:rPr>
        <w:t>+</w:t>
      </w:r>
      <w:r w:rsidRPr="00E90BFC">
        <w:rPr>
          <w:sz w:val="24"/>
        </w:rPr>
        <w:t>禁忌搜索优化</w:t>
      </w:r>
      <w:r w:rsidRPr="00E90BFC">
        <w:rPr>
          <w:sz w:val="24"/>
        </w:rPr>
        <w:t>”</w:t>
      </w:r>
      <w:r w:rsidRPr="00E90BFC">
        <w:rPr>
          <w:sz w:val="24"/>
        </w:rPr>
        <w:t>的总体求解框架，将复杂的二维坐标排布问题转化为板件排列顺序优化问题。</w:t>
      </w:r>
    </w:p>
    <w:p w14:paraId="6AAA2C4D" w14:textId="77777777" w:rsidR="00E90BFC" w:rsidRPr="00E90BFC" w:rsidRDefault="00E90BFC" w:rsidP="00E90BFC">
      <w:pPr>
        <w:spacing w:beforeLines="50" w:before="156" w:afterLines="50" w:after="156" w:line="300" w:lineRule="auto"/>
        <w:ind w:firstLineChars="200" w:firstLine="480"/>
        <w:rPr>
          <w:sz w:val="24"/>
        </w:rPr>
      </w:pPr>
      <w:r w:rsidRPr="00E90BFC">
        <w:rPr>
          <w:sz w:val="24"/>
        </w:rPr>
        <w:t>随后，本章对天际线放置算法进行了详细设计。该算法通过维护板材已占用区域的顶部轮廓，按照最低最左原则为板件寻找可行位置，并在每次放置后动态更新天际线结构，从而实现对矩形板件的快速排样。在搜索优化方面，本文采用禁忌搜索算法对板件排列顺序进行迭代优化，通过邻域解生成、禁忌表记录、适应度评价和特赦准则等机制，提高算法跳出局部最优的能力。</w:t>
      </w:r>
    </w:p>
    <w:p w14:paraId="1D7276AB" w14:textId="77777777" w:rsidR="00E90BFC" w:rsidRPr="00E90BFC" w:rsidRDefault="00E90BFC" w:rsidP="00E90BFC">
      <w:pPr>
        <w:spacing w:beforeLines="50" w:before="156" w:afterLines="50" w:after="156" w:line="300" w:lineRule="auto"/>
        <w:ind w:firstLineChars="200" w:firstLine="480"/>
        <w:rPr>
          <w:sz w:val="24"/>
        </w:rPr>
      </w:pPr>
      <w:r w:rsidRPr="00E90BFC">
        <w:rPr>
          <w:sz w:val="24"/>
        </w:rPr>
        <w:t>最后，针对实际订单中单张板材无法容纳全部板件的情况，本章设计了多板材迭代排样策略。该策略通过维护剩余板件集合，逐张板材进行排样，并结合单件兜底机制处理搜索停滞或异常板件情况。通过上述建模与算法设计，系统能够在满足边界约束、不重叠约束和旋转约束的基础上，生成具有较高板材利用率的切割排样方案，为后续系统实现和排样结果可视化提供了理论和算法基础。</w:t>
      </w:r>
    </w:p>
    <w:p w14:paraId="4A9FDB6B" w14:textId="77777777" w:rsidR="00E90BFC" w:rsidRPr="001D00DF" w:rsidRDefault="00E90BFC">
      <w:pPr>
        <w:spacing w:beforeLines="50" w:before="156" w:afterLines="50" w:after="156" w:line="300" w:lineRule="auto"/>
        <w:ind w:firstLineChars="200" w:firstLine="480"/>
        <w:rPr>
          <w:color w:val="000000"/>
          <w:sz w:val="24"/>
        </w:rPr>
        <w:sectPr w:rsidR="00E90BFC" w:rsidRPr="001D00DF" w:rsidSect="008F2AF4">
          <w:type w:val="continuous"/>
          <w:pgSz w:w="11906" w:h="16838"/>
          <w:pgMar w:top="1134" w:right="1134" w:bottom="1134" w:left="1701" w:header="851" w:footer="425" w:gutter="0"/>
          <w:cols w:space="720"/>
          <w:docGrid w:type="linesAndChars" w:linePitch="312"/>
        </w:sectPr>
      </w:pPr>
    </w:p>
    <w:p w14:paraId="71B16BB7" w14:textId="77777777" w:rsidR="004A2E15" w:rsidRDefault="00000000" w:rsidP="00032BBC">
      <w:pPr>
        <w:pStyle w:val="1"/>
        <w:numPr>
          <w:ilvl w:val="0"/>
          <w:numId w:val="9"/>
        </w:numPr>
        <w:spacing w:before="312" w:after="312"/>
        <w:rPr>
          <w:color w:val="000000"/>
        </w:rPr>
      </w:pPr>
      <w:bookmarkStart w:id="118" w:name="_Toc229467674"/>
      <w:bookmarkStart w:id="119" w:name="_Toc481248544"/>
      <w:bookmarkEnd w:id="53"/>
      <w:bookmarkEnd w:id="105"/>
      <w:bookmarkEnd w:id="115"/>
      <w:commentRangeStart w:id="120"/>
      <w:r>
        <w:rPr>
          <w:color w:val="000000"/>
        </w:rPr>
        <w:lastRenderedPageBreak/>
        <w:t>系统实现</w:t>
      </w:r>
      <w:bookmarkEnd w:id="118"/>
      <w:commentRangeEnd w:id="120"/>
      <w:r w:rsidR="00563AA9">
        <w:rPr>
          <w:rStyle w:val="afb"/>
          <w:color w:val="000000"/>
          <w:sz w:val="36"/>
          <w:szCs w:val="44"/>
        </w:rPr>
        <w:commentReference w:id="120"/>
      </w:r>
    </w:p>
    <w:p w14:paraId="3E7E2F23" w14:textId="77777777" w:rsidR="004A2E15" w:rsidRDefault="00000000" w:rsidP="00032BBC">
      <w:pPr>
        <w:pStyle w:val="2"/>
        <w:numPr>
          <w:ilvl w:val="1"/>
          <w:numId w:val="9"/>
        </w:numPr>
        <w:spacing w:before="156" w:after="156"/>
        <w:rPr>
          <w:color w:val="000000"/>
        </w:rPr>
      </w:pPr>
      <w:bookmarkStart w:id="121" w:name="_Toc229467675"/>
      <w:r>
        <w:rPr>
          <w:color w:val="000000"/>
        </w:rPr>
        <w:t>核心功能模块实现</w:t>
      </w:r>
      <w:bookmarkEnd w:id="121"/>
    </w:p>
    <w:p w14:paraId="09E31BAC" w14:textId="55E3ADBE" w:rsidR="004A2E15" w:rsidRDefault="00000000">
      <w:pPr>
        <w:spacing w:beforeLines="50" w:before="156" w:afterLines="50" w:after="156" w:line="300" w:lineRule="auto"/>
        <w:ind w:firstLineChars="200" w:firstLine="480"/>
        <w:rPr>
          <w:sz w:val="24"/>
        </w:rPr>
      </w:pPr>
      <w:r>
        <w:rPr>
          <w:sz w:val="24"/>
        </w:rPr>
        <w:t>系统核心功能包括登录鉴权、客户管理、板材管理、算法求解和结果可视化。登录模块用于验证用户身份并生成</w:t>
      </w:r>
      <w:r>
        <w:rPr>
          <w:sz w:val="24"/>
        </w:rPr>
        <w:t>token</w:t>
      </w:r>
      <w:r>
        <w:rPr>
          <w:sz w:val="24"/>
        </w:rPr>
        <w:t>；客户管理模块用于维护客户基础信息；板材管理模块用于维护可用板材规格；算法模块根据用户输入的容器尺寸和矩形列表计算排样结果；可视化模块用于展示矩形在板材中的放置位置。</w:t>
      </w:r>
    </w:p>
    <w:p w14:paraId="7E826E70" w14:textId="77777777" w:rsidR="004A2E15" w:rsidRDefault="00000000">
      <w:pPr>
        <w:pStyle w:val="2"/>
        <w:numPr>
          <w:ilvl w:val="2"/>
          <w:numId w:val="7"/>
        </w:numPr>
        <w:spacing w:before="156" w:after="156"/>
        <w:rPr>
          <w:color w:val="000000"/>
        </w:rPr>
      </w:pPr>
      <w:bookmarkStart w:id="122" w:name="_Toc229467676"/>
      <w:r>
        <w:rPr>
          <w:color w:val="000000"/>
        </w:rPr>
        <w:t>排样算法核心实现</w:t>
      </w:r>
      <w:bookmarkEnd w:id="122"/>
    </w:p>
    <w:p w14:paraId="2CD7C229" w14:textId="77777777" w:rsidR="004A2E15" w:rsidRDefault="00000000">
      <w:pPr>
        <w:spacing w:beforeLines="50" w:before="156" w:afterLines="50" w:after="156" w:line="300" w:lineRule="auto"/>
        <w:ind w:firstLineChars="200" w:firstLine="480"/>
        <w:rPr>
          <w:sz w:val="24"/>
        </w:rPr>
      </w:pPr>
      <w:r>
        <w:rPr>
          <w:rFonts w:hint="eastAsia"/>
          <w:sz w:val="24"/>
        </w:rPr>
        <w:t>在上述功能中，排样算法是系统实现的核心。由于柜门板材切割需要同时考虑板材尺寸、待切矩形数量、旋转设置和安全间距等因素，系统在算法实现时将排样过程拆分为多容器求解、矩形顺序优化和坐标放置三个步骤。</w:t>
      </w:r>
    </w:p>
    <w:p w14:paraId="11B982FE" w14:textId="77777777" w:rsidR="004A2E15" w:rsidRDefault="00000000">
      <w:pPr>
        <w:spacing w:beforeLines="50" w:before="156" w:afterLines="50" w:after="156" w:line="300" w:lineRule="auto"/>
        <w:ind w:firstLineChars="200" w:firstLine="480"/>
        <w:rPr>
          <w:sz w:val="24"/>
        </w:rPr>
      </w:pPr>
      <w:r>
        <w:rPr>
          <w:rFonts w:hint="eastAsia"/>
          <w:sz w:val="24"/>
        </w:rPr>
        <w:t>为便于说明系统的整体求解过程，本文将多容器排样流程概括为算法</w:t>
      </w:r>
      <w:r>
        <w:rPr>
          <w:rFonts w:hint="eastAsia"/>
          <w:sz w:val="24"/>
        </w:rPr>
        <w:t>4-1</w:t>
      </w:r>
      <w:r>
        <w:rPr>
          <w:rFonts w:hint="eastAsia"/>
          <w:sz w:val="24"/>
        </w:rPr>
        <w:t>。</w:t>
      </w:r>
    </w:p>
    <w:p w14:paraId="443B4E9E" w14:textId="25F5D208" w:rsidR="004A2E15" w:rsidRDefault="00000000">
      <w:pPr>
        <w:spacing w:beforeLines="50" w:before="156" w:afterLines="50" w:after="156" w:line="300" w:lineRule="auto"/>
        <w:ind w:firstLineChars="200" w:firstLine="420"/>
        <w:jc w:val="center"/>
        <w:rPr>
          <w:rFonts w:ascii="宋体" w:hAnsi="宋体"/>
          <w:szCs w:val="21"/>
        </w:rPr>
      </w:pPr>
      <w:r>
        <w:rPr>
          <w:rFonts w:ascii="宋体" w:hAnsi="宋体"/>
          <w:szCs w:val="21"/>
        </w:rPr>
        <w:t>算法4-1多容器排样求解流程</w:t>
      </w:r>
    </w:p>
    <w:tbl>
      <w:tblPr>
        <w:tblStyle w:val="af5"/>
        <w:tblW w:w="0" w:type="auto"/>
        <w:tblLook w:val="04A0" w:firstRow="1" w:lastRow="0" w:firstColumn="1" w:lastColumn="0" w:noHBand="0" w:noVBand="1"/>
      </w:tblPr>
      <w:tblGrid>
        <w:gridCol w:w="9061"/>
      </w:tblGrid>
      <w:tr w:rsidR="004A2E15" w14:paraId="38901228" w14:textId="77777777">
        <w:tc>
          <w:tcPr>
            <w:tcW w:w="9061" w:type="dxa"/>
          </w:tcPr>
          <w:p w14:paraId="178AA52F" w14:textId="77777777" w:rsidR="004A2E15" w:rsidRDefault="00000000">
            <w:r>
              <w:rPr>
                <w:rFonts w:hint="eastAsia"/>
              </w:rPr>
              <w:t>输入：板材长度</w:t>
            </w:r>
            <w:r>
              <w:rPr>
                <w:rFonts w:hint="eastAsia"/>
              </w:rPr>
              <w:t xml:space="preserve"> boardLength</w:t>
            </w:r>
            <w:r>
              <w:rPr>
                <w:rFonts w:hint="eastAsia"/>
              </w:rPr>
              <w:t>、板材宽度</w:t>
            </w:r>
            <w:r>
              <w:rPr>
                <w:rFonts w:hint="eastAsia"/>
              </w:rPr>
              <w:t xml:space="preserve"> boardWidth</w:t>
            </w:r>
            <w:r>
              <w:rPr>
                <w:rFonts w:hint="eastAsia"/>
              </w:rPr>
              <w:t>、待排矩形列表</w:t>
            </w:r>
            <w:r>
              <w:rPr>
                <w:rFonts w:hint="eastAsia"/>
              </w:rPr>
              <w:t xml:space="preserve"> rectangleList</w:t>
            </w:r>
            <w:r>
              <w:rPr>
                <w:rFonts w:hint="eastAsia"/>
              </w:rPr>
              <w:t>，</w:t>
            </w:r>
          </w:p>
          <w:p w14:paraId="3CEFB937" w14:textId="77777777" w:rsidR="004A2E15" w:rsidRDefault="00000000">
            <w:r>
              <w:rPr>
                <w:rFonts w:hint="eastAsia"/>
              </w:rPr>
              <w:t xml:space="preserve">      </w:t>
            </w:r>
            <w:r>
              <w:rPr>
                <w:rFonts w:hint="eastAsia"/>
              </w:rPr>
              <w:t>旋转标记</w:t>
            </w:r>
            <w:r>
              <w:rPr>
                <w:rFonts w:hint="eastAsia"/>
              </w:rPr>
              <w:t xml:space="preserve"> rotateEnable</w:t>
            </w:r>
            <w:r>
              <w:rPr>
                <w:rFonts w:hint="eastAsia"/>
              </w:rPr>
              <w:t>、间隙距离</w:t>
            </w:r>
            <w:r>
              <w:rPr>
                <w:rFonts w:hint="eastAsia"/>
              </w:rPr>
              <w:t xml:space="preserve"> gapDistance</w:t>
            </w:r>
          </w:p>
          <w:p w14:paraId="53A15536" w14:textId="77777777" w:rsidR="004A2E15" w:rsidRDefault="00000000">
            <w:r>
              <w:rPr>
                <w:rFonts w:hint="eastAsia"/>
              </w:rPr>
              <w:t>输出：排样结果列表</w:t>
            </w:r>
            <w:r>
              <w:rPr>
                <w:rFonts w:hint="eastAsia"/>
              </w:rPr>
              <w:t xml:space="preserve"> solutionList</w:t>
            </w:r>
          </w:p>
          <w:p w14:paraId="6F4ED779" w14:textId="77777777" w:rsidR="004A2E15" w:rsidRDefault="004A2E15"/>
          <w:p w14:paraId="3EAD3B83" w14:textId="77777777" w:rsidR="004A2E15" w:rsidRDefault="00000000">
            <w:r>
              <w:rPr>
                <w:rFonts w:hint="eastAsia"/>
              </w:rPr>
              <w:t xml:space="preserve">1.  </w:t>
            </w:r>
            <w:r>
              <w:rPr>
                <w:rFonts w:hint="eastAsia"/>
              </w:rPr>
              <w:t>初始化</w:t>
            </w:r>
            <w:r>
              <w:rPr>
                <w:rFonts w:hint="eastAsia"/>
              </w:rPr>
              <w:t xml:space="preserve"> solutionList </w:t>
            </w:r>
            <w:r>
              <w:rPr>
                <w:rFonts w:hint="eastAsia"/>
              </w:rPr>
              <w:t>为空列表</w:t>
            </w:r>
          </w:p>
          <w:p w14:paraId="16D0E27D" w14:textId="77777777" w:rsidR="004A2E15" w:rsidRDefault="00000000">
            <w:r>
              <w:rPr>
                <w:rFonts w:hint="eastAsia"/>
              </w:rPr>
              <w:t xml:space="preserve">2.  </w:t>
            </w:r>
            <w:r>
              <w:rPr>
                <w:rFonts w:hint="eastAsia"/>
              </w:rPr>
              <w:t>将</w:t>
            </w:r>
            <w:r>
              <w:rPr>
                <w:rFonts w:hint="eastAsia"/>
              </w:rPr>
              <w:t xml:space="preserve"> rectangleList </w:t>
            </w:r>
            <w:r>
              <w:rPr>
                <w:rFonts w:hint="eastAsia"/>
              </w:rPr>
              <w:t>复制为</w:t>
            </w:r>
            <w:r>
              <w:rPr>
                <w:rFonts w:hint="eastAsia"/>
              </w:rPr>
              <w:t xml:space="preserve"> remainingRectangles</w:t>
            </w:r>
          </w:p>
          <w:p w14:paraId="668D9D57" w14:textId="77777777" w:rsidR="004A2E15" w:rsidRDefault="00000000">
            <w:r>
              <w:rPr>
                <w:rFonts w:hint="eastAsia"/>
              </w:rPr>
              <w:t xml:space="preserve">3.  while remainingRectangles </w:t>
            </w:r>
            <w:r>
              <w:rPr>
                <w:rFonts w:hint="eastAsia"/>
              </w:rPr>
              <w:t>不为空</w:t>
            </w:r>
            <w:r>
              <w:rPr>
                <w:rFonts w:hint="eastAsia"/>
              </w:rPr>
              <w:t xml:space="preserve"> do</w:t>
            </w:r>
          </w:p>
          <w:p w14:paraId="61D9FAD4" w14:textId="77777777" w:rsidR="004A2E15" w:rsidRDefault="00000000">
            <w:r>
              <w:rPr>
                <w:rFonts w:hint="eastAsia"/>
              </w:rPr>
              <w:t xml:space="preserve">4.      </w:t>
            </w:r>
            <w:r>
              <w:rPr>
                <w:rFonts w:hint="eastAsia"/>
              </w:rPr>
              <w:t>根据</w:t>
            </w:r>
            <w:r>
              <w:rPr>
                <w:rFonts w:hint="eastAsia"/>
              </w:rPr>
              <w:t xml:space="preserve"> remainingRectangles </w:t>
            </w:r>
            <w:r>
              <w:rPr>
                <w:rFonts w:hint="eastAsia"/>
              </w:rPr>
              <w:t>构造当前求解实例</w:t>
            </w:r>
            <w:r>
              <w:rPr>
                <w:rFonts w:hint="eastAsia"/>
              </w:rPr>
              <w:t xml:space="preserve"> instance</w:t>
            </w:r>
          </w:p>
          <w:p w14:paraId="02788A42" w14:textId="77777777" w:rsidR="004A2E15" w:rsidRDefault="00000000">
            <w:r>
              <w:rPr>
                <w:rFonts w:hint="eastAsia"/>
              </w:rPr>
              <w:t xml:space="preserve">5.      </w:t>
            </w:r>
            <w:r>
              <w:rPr>
                <w:rFonts w:hint="eastAsia"/>
              </w:rPr>
              <w:t>调用</w:t>
            </w:r>
            <w:r>
              <w:rPr>
                <w:rFonts w:hint="eastAsia"/>
              </w:rPr>
              <w:t xml:space="preserve"> TabuSearch(instance) </w:t>
            </w:r>
            <w:r>
              <w:rPr>
                <w:rFonts w:hint="eastAsia"/>
              </w:rPr>
              <w:t>得到当前排样结果</w:t>
            </w:r>
            <w:r>
              <w:rPr>
                <w:rFonts w:hint="eastAsia"/>
              </w:rPr>
              <w:t xml:space="preserve"> solution</w:t>
            </w:r>
          </w:p>
          <w:p w14:paraId="655CC763" w14:textId="77777777" w:rsidR="004A2E15" w:rsidRDefault="00000000">
            <w:r>
              <w:rPr>
                <w:rFonts w:hint="eastAsia"/>
              </w:rPr>
              <w:t xml:space="preserve">6.      if solution </w:t>
            </w:r>
            <w:r>
              <w:rPr>
                <w:rFonts w:hint="eastAsia"/>
              </w:rPr>
              <w:t>中存在已放置矩形</w:t>
            </w:r>
            <w:r>
              <w:rPr>
                <w:rFonts w:hint="eastAsia"/>
              </w:rPr>
              <w:t xml:space="preserve"> then</w:t>
            </w:r>
          </w:p>
          <w:p w14:paraId="335A10C3" w14:textId="77777777" w:rsidR="004A2E15" w:rsidRDefault="00000000">
            <w:r>
              <w:rPr>
                <w:rFonts w:hint="eastAsia"/>
              </w:rPr>
              <w:t xml:space="preserve">7.          </w:t>
            </w:r>
            <w:r>
              <w:rPr>
                <w:rFonts w:hint="eastAsia"/>
              </w:rPr>
              <w:t>将</w:t>
            </w:r>
            <w:r>
              <w:rPr>
                <w:rFonts w:hint="eastAsia"/>
              </w:rPr>
              <w:t xml:space="preserve"> solution </w:t>
            </w:r>
            <w:r>
              <w:rPr>
                <w:rFonts w:hint="eastAsia"/>
              </w:rPr>
              <w:t>加入</w:t>
            </w:r>
            <w:r>
              <w:rPr>
                <w:rFonts w:hint="eastAsia"/>
              </w:rPr>
              <w:t xml:space="preserve"> solutionList</w:t>
            </w:r>
          </w:p>
          <w:p w14:paraId="2141D39F" w14:textId="77777777" w:rsidR="004A2E15" w:rsidRDefault="00000000">
            <w:r>
              <w:rPr>
                <w:rFonts w:hint="eastAsia"/>
              </w:rPr>
              <w:t xml:space="preserve">8.          </w:t>
            </w:r>
            <w:r>
              <w:rPr>
                <w:rFonts w:hint="eastAsia"/>
              </w:rPr>
              <w:t>从</w:t>
            </w:r>
            <w:r>
              <w:rPr>
                <w:rFonts w:hint="eastAsia"/>
              </w:rPr>
              <w:t xml:space="preserve"> remainingRectangles </w:t>
            </w:r>
            <w:r>
              <w:rPr>
                <w:rFonts w:hint="eastAsia"/>
              </w:rPr>
              <w:t>中移除已放置矩形</w:t>
            </w:r>
          </w:p>
          <w:p w14:paraId="756038E0" w14:textId="77777777" w:rsidR="004A2E15" w:rsidRDefault="00000000">
            <w:r>
              <w:t>9.      else</w:t>
            </w:r>
          </w:p>
          <w:p w14:paraId="0772D979" w14:textId="77777777" w:rsidR="004A2E15" w:rsidRDefault="00000000">
            <w:r>
              <w:rPr>
                <w:rFonts w:hint="eastAsia"/>
              </w:rPr>
              <w:t xml:space="preserve">10.         </w:t>
            </w:r>
            <w:r>
              <w:rPr>
                <w:rFonts w:hint="eastAsia"/>
              </w:rPr>
              <w:t>尝试进行单件矩形兜底放置</w:t>
            </w:r>
          </w:p>
          <w:p w14:paraId="5C0DA03E" w14:textId="77777777" w:rsidR="004A2E15" w:rsidRDefault="00000000">
            <w:r>
              <w:rPr>
                <w:rFonts w:hint="eastAsia"/>
              </w:rPr>
              <w:t xml:space="preserve">11.         if </w:t>
            </w:r>
            <w:r>
              <w:rPr>
                <w:rFonts w:hint="eastAsia"/>
              </w:rPr>
              <w:t>兜底放置失败</w:t>
            </w:r>
            <w:r>
              <w:rPr>
                <w:rFonts w:hint="eastAsia"/>
              </w:rPr>
              <w:t xml:space="preserve"> then</w:t>
            </w:r>
          </w:p>
          <w:p w14:paraId="11C94796" w14:textId="77777777" w:rsidR="004A2E15" w:rsidRDefault="00000000">
            <w:r>
              <w:rPr>
                <w:rFonts w:hint="eastAsia"/>
              </w:rPr>
              <w:t xml:space="preserve">12.             </w:t>
            </w:r>
            <w:r>
              <w:rPr>
                <w:rFonts w:hint="eastAsia"/>
              </w:rPr>
              <w:t>返回“存在无法放入板材的矩形”错误</w:t>
            </w:r>
          </w:p>
          <w:p w14:paraId="71CC0FE5" w14:textId="77777777" w:rsidR="004A2E15" w:rsidRDefault="00000000">
            <w:r>
              <w:t>13.         end if</w:t>
            </w:r>
          </w:p>
          <w:p w14:paraId="3C8AAC31" w14:textId="77777777" w:rsidR="004A2E15" w:rsidRDefault="00000000">
            <w:r>
              <w:t>14.     end if</w:t>
            </w:r>
          </w:p>
          <w:p w14:paraId="2EFCB223" w14:textId="77777777" w:rsidR="004A2E15" w:rsidRDefault="00000000">
            <w:r>
              <w:t>15. end while</w:t>
            </w:r>
          </w:p>
          <w:p w14:paraId="712877FD" w14:textId="77777777" w:rsidR="004A2E15" w:rsidRDefault="00000000">
            <w:r>
              <w:rPr>
                <w:rFonts w:hint="eastAsia"/>
              </w:rPr>
              <w:t xml:space="preserve">16. </w:t>
            </w:r>
            <w:r>
              <w:rPr>
                <w:rFonts w:hint="eastAsia"/>
              </w:rPr>
              <w:t>返回</w:t>
            </w:r>
            <w:r>
              <w:rPr>
                <w:rFonts w:hint="eastAsia"/>
              </w:rPr>
              <w:t xml:space="preserve"> solutionList</w:t>
            </w:r>
          </w:p>
        </w:tc>
      </w:tr>
    </w:tbl>
    <w:p w14:paraId="72FF0BD8" w14:textId="77777777" w:rsidR="004A2E15" w:rsidRDefault="00000000">
      <w:pPr>
        <w:spacing w:beforeLines="50" w:before="156" w:afterLines="50" w:after="156" w:line="300" w:lineRule="auto"/>
        <w:ind w:firstLineChars="200" w:firstLine="480"/>
        <w:rPr>
          <w:sz w:val="24"/>
        </w:rPr>
      </w:pPr>
      <w:r>
        <w:rPr>
          <w:sz w:val="24"/>
        </w:rPr>
        <w:t>通过上述流程，系统能够将复杂订单拆分到多块板材中进行处理，避免因单块板材无法容纳全部矩形而导致排样过程直接失败。这种方式更符合实际生产中多块原料板连续切割的场景。</w:t>
      </w:r>
    </w:p>
    <w:p w14:paraId="3D764D56" w14:textId="77777777" w:rsidR="004A2E15" w:rsidRDefault="00000000">
      <w:pPr>
        <w:spacing w:beforeLines="50" w:before="156" w:afterLines="50" w:after="156" w:line="300" w:lineRule="auto"/>
        <w:ind w:firstLineChars="200" w:firstLine="480"/>
        <w:rPr>
          <w:sz w:val="24"/>
        </w:rPr>
      </w:pPr>
      <w:r>
        <w:rPr>
          <w:sz w:val="24"/>
        </w:rPr>
        <w:lastRenderedPageBreak/>
        <w:t>禁忌搜索算法主要用于优化待切矩形的排列顺序。由于天际线算法的放置结果会受到矩形输入顺序影响，如果仅按照用户输入顺序进行排样，可能无法获得较高的板材利用率。因此，系统通过禁忌搜索不断生成新的矩形排列，并记录已经访问过的排列，减少重复搜索。禁忌搜索流程如算法</w:t>
      </w:r>
      <w:r>
        <w:rPr>
          <w:sz w:val="24"/>
        </w:rPr>
        <w:t>4-2</w:t>
      </w:r>
      <w:r>
        <w:rPr>
          <w:sz w:val="24"/>
        </w:rPr>
        <w:t>所示。</w:t>
      </w:r>
    </w:p>
    <w:p w14:paraId="6BD3E74B" w14:textId="77777777" w:rsidR="004A2E15" w:rsidRDefault="00000000">
      <w:pPr>
        <w:spacing w:beforeLines="50" w:before="156" w:afterLines="50" w:after="156" w:line="300" w:lineRule="auto"/>
        <w:ind w:firstLineChars="200" w:firstLine="420"/>
        <w:jc w:val="center"/>
      </w:pPr>
      <w:r>
        <w:rPr>
          <w:rFonts w:ascii="宋体" w:hAnsi="宋体"/>
          <w:szCs w:val="21"/>
        </w:rPr>
        <w:t>算法4-2 禁忌搜索流程</w:t>
      </w:r>
    </w:p>
    <w:tbl>
      <w:tblPr>
        <w:tblStyle w:val="af5"/>
        <w:tblW w:w="0" w:type="auto"/>
        <w:tblLook w:val="04A0" w:firstRow="1" w:lastRow="0" w:firstColumn="1" w:lastColumn="0" w:noHBand="0" w:noVBand="1"/>
      </w:tblPr>
      <w:tblGrid>
        <w:gridCol w:w="9061"/>
      </w:tblGrid>
      <w:tr w:rsidR="004A2E15" w14:paraId="04979F98" w14:textId="77777777">
        <w:tc>
          <w:tcPr>
            <w:tcW w:w="9061" w:type="dxa"/>
          </w:tcPr>
          <w:p w14:paraId="266FC2E5" w14:textId="77777777" w:rsidR="004A2E15" w:rsidRDefault="00000000">
            <w:r>
              <w:rPr>
                <w:rFonts w:hint="eastAsia"/>
              </w:rPr>
              <w:t>输入：待排矩形列表</w:t>
            </w:r>
            <w:r>
              <w:rPr>
                <w:rFonts w:hint="eastAsia"/>
              </w:rPr>
              <w:t xml:space="preserve"> rectangleList</w:t>
            </w:r>
          </w:p>
          <w:p w14:paraId="28949AFE" w14:textId="77777777" w:rsidR="004A2E15" w:rsidRDefault="00000000">
            <w:r>
              <w:rPr>
                <w:rFonts w:hint="eastAsia"/>
              </w:rPr>
              <w:t>输出：当前最优排样方案</w:t>
            </w:r>
            <w:r>
              <w:rPr>
                <w:rFonts w:hint="eastAsia"/>
              </w:rPr>
              <w:t xml:space="preserve"> bestSolution</w:t>
            </w:r>
          </w:p>
          <w:p w14:paraId="680AC6E8" w14:textId="77777777" w:rsidR="004A2E15" w:rsidRDefault="004A2E15"/>
          <w:p w14:paraId="007D9ACF" w14:textId="77777777" w:rsidR="004A2E15" w:rsidRDefault="00000000">
            <w:r>
              <w:rPr>
                <w:rFonts w:hint="eastAsia"/>
              </w:rPr>
              <w:t xml:space="preserve">1.  </w:t>
            </w:r>
            <w:r>
              <w:rPr>
                <w:rFonts w:hint="eastAsia"/>
              </w:rPr>
              <w:t>随机打乱</w:t>
            </w:r>
            <w:r>
              <w:rPr>
                <w:rFonts w:hint="eastAsia"/>
              </w:rPr>
              <w:t xml:space="preserve"> rectangleList</w:t>
            </w:r>
            <w:r>
              <w:rPr>
                <w:rFonts w:hint="eastAsia"/>
              </w:rPr>
              <w:t>，生成初始排列</w:t>
            </w:r>
            <w:r>
              <w:rPr>
                <w:rFonts w:hint="eastAsia"/>
              </w:rPr>
              <w:t xml:space="preserve"> currentOrder</w:t>
            </w:r>
          </w:p>
          <w:p w14:paraId="6DA8B995" w14:textId="77777777" w:rsidR="004A2E15" w:rsidRDefault="00000000">
            <w:r>
              <w:rPr>
                <w:rFonts w:hint="eastAsia"/>
              </w:rPr>
              <w:t xml:space="preserve">2.  </w:t>
            </w:r>
            <w:r>
              <w:rPr>
                <w:rFonts w:hint="eastAsia"/>
              </w:rPr>
              <w:t>调用</w:t>
            </w:r>
            <w:r>
              <w:rPr>
                <w:rFonts w:hint="eastAsia"/>
              </w:rPr>
              <w:t xml:space="preserve"> SkylineEvaluate(currentOrder)</w:t>
            </w:r>
            <w:r>
              <w:rPr>
                <w:rFonts w:hint="eastAsia"/>
              </w:rPr>
              <w:t>，得到初始方案</w:t>
            </w:r>
            <w:r>
              <w:rPr>
                <w:rFonts w:hint="eastAsia"/>
              </w:rPr>
              <w:t xml:space="preserve"> bestSolution</w:t>
            </w:r>
          </w:p>
          <w:p w14:paraId="7CE486C8" w14:textId="77777777" w:rsidR="004A2E15" w:rsidRDefault="00000000">
            <w:r>
              <w:rPr>
                <w:rFonts w:hint="eastAsia"/>
              </w:rPr>
              <w:t xml:space="preserve">3.  </w:t>
            </w:r>
            <w:r>
              <w:rPr>
                <w:rFonts w:hint="eastAsia"/>
              </w:rPr>
              <w:t>初始化</w:t>
            </w:r>
            <w:r>
              <w:rPr>
                <w:rFonts w:hint="eastAsia"/>
              </w:rPr>
              <w:t xml:space="preserve"> tabuList </w:t>
            </w:r>
            <w:r>
              <w:rPr>
                <w:rFonts w:hint="eastAsia"/>
              </w:rPr>
              <w:t>为空集合</w:t>
            </w:r>
          </w:p>
          <w:p w14:paraId="6613A38F" w14:textId="77777777" w:rsidR="004A2E15" w:rsidRDefault="00000000">
            <w:r>
              <w:rPr>
                <w:rFonts w:hint="eastAsia"/>
              </w:rPr>
              <w:t xml:space="preserve">4.  for generation </w:t>
            </w:r>
            <w:r>
              <w:rPr>
                <w:rFonts w:hint="eastAsia"/>
              </w:rPr>
              <w:t>从</w:t>
            </w:r>
            <w:r>
              <w:rPr>
                <w:rFonts w:hint="eastAsia"/>
              </w:rPr>
              <w:t xml:space="preserve"> 1 </w:t>
            </w:r>
            <w:r>
              <w:rPr>
                <w:rFonts w:hint="eastAsia"/>
              </w:rPr>
              <w:t>到</w:t>
            </w:r>
            <w:r>
              <w:rPr>
                <w:rFonts w:hint="eastAsia"/>
              </w:rPr>
              <w:t xml:space="preserve"> MAX_GEN do</w:t>
            </w:r>
          </w:p>
          <w:p w14:paraId="1A769D5D" w14:textId="77777777" w:rsidR="004A2E15" w:rsidRDefault="00000000">
            <w:r>
              <w:rPr>
                <w:rFonts w:hint="eastAsia"/>
              </w:rPr>
              <w:t xml:space="preserve">5.      candidateBest </w:t>
            </w:r>
            <w:r>
              <w:rPr>
                <w:rFonts w:hint="eastAsia"/>
              </w:rPr>
              <w:t>置为空</w:t>
            </w:r>
          </w:p>
          <w:p w14:paraId="537FA84A" w14:textId="77777777" w:rsidR="004A2E15" w:rsidRDefault="00000000">
            <w:r>
              <w:rPr>
                <w:rFonts w:hint="eastAsia"/>
              </w:rPr>
              <w:t xml:space="preserve">6.      for i </w:t>
            </w:r>
            <w:r>
              <w:rPr>
                <w:rFonts w:hint="eastAsia"/>
              </w:rPr>
              <w:t>从</w:t>
            </w:r>
            <w:r>
              <w:rPr>
                <w:rFonts w:hint="eastAsia"/>
              </w:rPr>
              <w:t xml:space="preserve"> 1 </w:t>
            </w:r>
            <w:r>
              <w:rPr>
                <w:rFonts w:hint="eastAsia"/>
              </w:rPr>
              <w:t>到</w:t>
            </w:r>
            <w:r>
              <w:rPr>
                <w:rFonts w:hint="eastAsia"/>
              </w:rPr>
              <w:t xml:space="preserve"> N do</w:t>
            </w:r>
          </w:p>
          <w:p w14:paraId="6367FEDD" w14:textId="77777777" w:rsidR="004A2E15" w:rsidRDefault="00000000">
            <w:r>
              <w:rPr>
                <w:rFonts w:hint="eastAsia"/>
              </w:rPr>
              <w:t xml:space="preserve">7.          </w:t>
            </w:r>
            <w:r>
              <w:rPr>
                <w:rFonts w:hint="eastAsia"/>
              </w:rPr>
              <w:t>通过交换若干矩形位置生成</w:t>
            </w:r>
            <w:r>
              <w:rPr>
                <w:rFonts w:hint="eastAsia"/>
              </w:rPr>
              <w:t xml:space="preserve"> newOrder</w:t>
            </w:r>
          </w:p>
          <w:p w14:paraId="27A95847" w14:textId="77777777" w:rsidR="004A2E15" w:rsidRDefault="00000000">
            <w:r>
              <w:rPr>
                <w:rFonts w:hint="eastAsia"/>
              </w:rPr>
              <w:t xml:space="preserve">8.          if newOrder </w:t>
            </w:r>
            <w:r>
              <w:rPr>
                <w:rFonts w:hint="eastAsia"/>
              </w:rPr>
              <w:t>不在</w:t>
            </w:r>
            <w:r>
              <w:rPr>
                <w:rFonts w:hint="eastAsia"/>
              </w:rPr>
              <w:t xml:space="preserve"> tabuList </w:t>
            </w:r>
            <w:r>
              <w:rPr>
                <w:rFonts w:hint="eastAsia"/>
              </w:rPr>
              <w:t>中</w:t>
            </w:r>
            <w:r>
              <w:rPr>
                <w:rFonts w:hint="eastAsia"/>
              </w:rPr>
              <w:t xml:space="preserve"> then</w:t>
            </w:r>
          </w:p>
          <w:p w14:paraId="26AC562A" w14:textId="77777777" w:rsidR="004A2E15" w:rsidRDefault="00000000">
            <w:r>
              <w:rPr>
                <w:rFonts w:hint="eastAsia"/>
              </w:rPr>
              <w:t xml:space="preserve">9.              </w:t>
            </w:r>
            <w:r>
              <w:rPr>
                <w:rFonts w:hint="eastAsia"/>
              </w:rPr>
              <w:t>调用</w:t>
            </w:r>
            <w:r>
              <w:rPr>
                <w:rFonts w:hint="eastAsia"/>
              </w:rPr>
              <w:t xml:space="preserve"> SkylineEvaluate(newOrder) </w:t>
            </w:r>
            <w:r>
              <w:rPr>
                <w:rFonts w:hint="eastAsia"/>
              </w:rPr>
              <w:t>得到</w:t>
            </w:r>
            <w:r>
              <w:rPr>
                <w:rFonts w:hint="eastAsia"/>
              </w:rPr>
              <w:t xml:space="preserve"> solution</w:t>
            </w:r>
          </w:p>
          <w:p w14:paraId="3C724FD7" w14:textId="77777777" w:rsidR="004A2E15" w:rsidRDefault="00000000">
            <w:r>
              <w:rPr>
                <w:rFonts w:hint="eastAsia"/>
              </w:rPr>
              <w:t xml:space="preserve">10.             </w:t>
            </w:r>
            <w:r>
              <w:rPr>
                <w:rFonts w:hint="eastAsia"/>
              </w:rPr>
              <w:t>将</w:t>
            </w:r>
            <w:r>
              <w:rPr>
                <w:rFonts w:hint="eastAsia"/>
              </w:rPr>
              <w:t xml:space="preserve"> newOrder </w:t>
            </w:r>
            <w:r>
              <w:rPr>
                <w:rFonts w:hint="eastAsia"/>
              </w:rPr>
              <w:t>加入</w:t>
            </w:r>
            <w:r>
              <w:rPr>
                <w:rFonts w:hint="eastAsia"/>
              </w:rPr>
              <w:t xml:space="preserve"> tabuList</w:t>
            </w:r>
          </w:p>
          <w:p w14:paraId="086DC8FF" w14:textId="77777777" w:rsidR="004A2E15" w:rsidRDefault="00000000">
            <w:r>
              <w:rPr>
                <w:rFonts w:hint="eastAsia"/>
              </w:rPr>
              <w:t xml:space="preserve">11.             if candidateBest </w:t>
            </w:r>
            <w:r>
              <w:rPr>
                <w:rFonts w:hint="eastAsia"/>
              </w:rPr>
              <w:t>为空或</w:t>
            </w:r>
            <w:r>
              <w:rPr>
                <w:rFonts w:hint="eastAsia"/>
              </w:rPr>
              <w:t xml:space="preserve"> solution </w:t>
            </w:r>
            <w:r>
              <w:rPr>
                <w:rFonts w:hint="eastAsia"/>
              </w:rPr>
              <w:t>利用率更高</w:t>
            </w:r>
            <w:r>
              <w:rPr>
                <w:rFonts w:hint="eastAsia"/>
              </w:rPr>
              <w:t xml:space="preserve"> then</w:t>
            </w:r>
          </w:p>
          <w:p w14:paraId="76C48299" w14:textId="77777777" w:rsidR="004A2E15" w:rsidRDefault="00000000">
            <w:r>
              <w:t>12.                 candidateBest = solution</w:t>
            </w:r>
          </w:p>
          <w:p w14:paraId="6BD32EFA" w14:textId="77777777" w:rsidR="004A2E15" w:rsidRDefault="00000000">
            <w:r>
              <w:t>13.             end if</w:t>
            </w:r>
          </w:p>
          <w:p w14:paraId="1FBE0F5A" w14:textId="77777777" w:rsidR="004A2E15" w:rsidRDefault="00000000">
            <w:r>
              <w:t>14.         end if</w:t>
            </w:r>
          </w:p>
          <w:p w14:paraId="595FC423" w14:textId="77777777" w:rsidR="004A2E15" w:rsidRDefault="00000000">
            <w:r>
              <w:t>15.     end for</w:t>
            </w:r>
          </w:p>
          <w:p w14:paraId="49F467C1" w14:textId="77777777" w:rsidR="004A2E15" w:rsidRDefault="00000000">
            <w:r>
              <w:rPr>
                <w:rFonts w:hint="eastAsia"/>
              </w:rPr>
              <w:t xml:space="preserve">16.     if candidateBest </w:t>
            </w:r>
            <w:r>
              <w:rPr>
                <w:rFonts w:hint="eastAsia"/>
              </w:rPr>
              <w:t>的利用率高于</w:t>
            </w:r>
            <w:r>
              <w:rPr>
                <w:rFonts w:hint="eastAsia"/>
              </w:rPr>
              <w:t xml:space="preserve"> bestSolution then</w:t>
            </w:r>
          </w:p>
          <w:p w14:paraId="403D2650" w14:textId="77777777" w:rsidR="004A2E15" w:rsidRDefault="00000000">
            <w:r>
              <w:t>17.         bestSolution = candidateBest</w:t>
            </w:r>
          </w:p>
          <w:p w14:paraId="04F3A4AE" w14:textId="77777777" w:rsidR="004A2E15" w:rsidRDefault="00000000">
            <w:r>
              <w:t>18.     end if</w:t>
            </w:r>
          </w:p>
          <w:p w14:paraId="120163FB" w14:textId="77777777" w:rsidR="004A2E15" w:rsidRDefault="00000000">
            <w:r>
              <w:rPr>
                <w:rFonts w:hint="eastAsia"/>
              </w:rPr>
              <w:t xml:space="preserve">19.     currentOrder = candidateBest </w:t>
            </w:r>
            <w:r>
              <w:rPr>
                <w:rFonts w:hint="eastAsia"/>
              </w:rPr>
              <w:t>对应的矩形排列</w:t>
            </w:r>
          </w:p>
          <w:p w14:paraId="5A655392" w14:textId="77777777" w:rsidR="004A2E15" w:rsidRDefault="00000000">
            <w:r>
              <w:t>20. end for</w:t>
            </w:r>
          </w:p>
          <w:p w14:paraId="729977D8" w14:textId="77777777" w:rsidR="004A2E15" w:rsidRDefault="00000000">
            <w:r>
              <w:rPr>
                <w:rFonts w:hint="eastAsia"/>
              </w:rPr>
              <w:t xml:space="preserve">21. </w:t>
            </w:r>
            <w:r>
              <w:rPr>
                <w:rFonts w:hint="eastAsia"/>
              </w:rPr>
              <w:t>返回</w:t>
            </w:r>
            <w:r>
              <w:rPr>
                <w:rFonts w:hint="eastAsia"/>
              </w:rPr>
              <w:t xml:space="preserve"> bestSolution</w:t>
            </w:r>
          </w:p>
        </w:tc>
      </w:tr>
    </w:tbl>
    <w:p w14:paraId="0A945D11" w14:textId="77777777" w:rsidR="004A2E15" w:rsidRDefault="00000000">
      <w:pPr>
        <w:spacing w:beforeLines="50" w:before="156" w:afterLines="50" w:after="156" w:line="300" w:lineRule="auto"/>
        <w:ind w:firstLineChars="200" w:firstLine="480"/>
        <w:rPr>
          <w:sz w:val="24"/>
        </w:rPr>
      </w:pPr>
      <w:r>
        <w:rPr>
          <w:sz w:val="24"/>
        </w:rPr>
        <w:t>禁忌搜索并不直接决定矩形坐标，而是负责寻找更合适的矩形排列顺序。每一种候选顺序都会交给天际线算法进行放置和评价，评价指标主要为当前板材的面积利用率。</w:t>
      </w:r>
    </w:p>
    <w:p w14:paraId="78C30341" w14:textId="77777777" w:rsidR="004A2E15" w:rsidRDefault="00000000">
      <w:pPr>
        <w:spacing w:beforeLines="50" w:before="156" w:afterLines="50" w:after="156" w:line="300" w:lineRule="auto"/>
        <w:ind w:firstLineChars="200" w:firstLine="480"/>
        <w:rPr>
          <w:sz w:val="24"/>
        </w:rPr>
      </w:pPr>
      <w:r>
        <w:rPr>
          <w:sz w:val="24"/>
        </w:rPr>
        <w:t>天际线算法负责在给定矩形顺序的情况下计算具体放置位置。算法维护一组表示当前可用高度轮廓的天际线线段，依次扫描可放置位置，并优先选择高度较低、位置靠左的方案。天际线放置流程如算法</w:t>
      </w:r>
      <w:r>
        <w:rPr>
          <w:sz w:val="24"/>
        </w:rPr>
        <w:t>4-3</w:t>
      </w:r>
      <w:r>
        <w:rPr>
          <w:sz w:val="24"/>
        </w:rPr>
        <w:t>所示。</w:t>
      </w:r>
    </w:p>
    <w:p w14:paraId="29451C1C" w14:textId="77777777" w:rsidR="004A2E15" w:rsidRDefault="00000000">
      <w:pPr>
        <w:spacing w:beforeLines="50" w:before="156" w:afterLines="50" w:after="156" w:line="300" w:lineRule="auto"/>
        <w:ind w:firstLineChars="200" w:firstLine="420"/>
        <w:jc w:val="center"/>
        <w:rPr>
          <w:rFonts w:ascii="宋体" w:hAnsi="宋体"/>
          <w:szCs w:val="21"/>
        </w:rPr>
      </w:pPr>
      <w:r>
        <w:rPr>
          <w:rFonts w:ascii="宋体" w:hAnsi="宋体"/>
          <w:szCs w:val="21"/>
        </w:rPr>
        <w:t>算法4-3 天际线放置流程</w:t>
      </w:r>
    </w:p>
    <w:tbl>
      <w:tblPr>
        <w:tblStyle w:val="af5"/>
        <w:tblW w:w="0" w:type="auto"/>
        <w:tblLook w:val="04A0" w:firstRow="1" w:lastRow="0" w:firstColumn="1" w:lastColumn="0" w:noHBand="0" w:noVBand="1"/>
      </w:tblPr>
      <w:tblGrid>
        <w:gridCol w:w="9061"/>
      </w:tblGrid>
      <w:tr w:rsidR="004A2E15" w14:paraId="3FAB7716" w14:textId="77777777">
        <w:tc>
          <w:tcPr>
            <w:tcW w:w="9061" w:type="dxa"/>
          </w:tcPr>
          <w:p w14:paraId="2ACF5A54" w14:textId="77777777" w:rsidR="004A2E15" w:rsidRDefault="00000000">
            <w:r>
              <w:rPr>
                <w:rFonts w:hint="eastAsia"/>
              </w:rPr>
              <w:t>输入：已排序矩形列表</w:t>
            </w:r>
            <w:r>
              <w:rPr>
                <w:rFonts w:hint="eastAsia"/>
              </w:rPr>
              <w:t xml:space="preserve"> orderedRectangles</w:t>
            </w:r>
          </w:p>
          <w:p w14:paraId="6FC91BE9" w14:textId="77777777" w:rsidR="004A2E15" w:rsidRDefault="00000000">
            <w:r>
              <w:rPr>
                <w:rFonts w:hint="eastAsia"/>
              </w:rPr>
              <w:t>输出：排样方案</w:t>
            </w:r>
            <w:r>
              <w:rPr>
                <w:rFonts w:hint="eastAsia"/>
              </w:rPr>
              <w:t xml:space="preserve"> solution</w:t>
            </w:r>
          </w:p>
          <w:p w14:paraId="114099DB" w14:textId="77777777" w:rsidR="004A2E15" w:rsidRDefault="004A2E15"/>
          <w:p w14:paraId="765B22B9" w14:textId="77777777" w:rsidR="004A2E15" w:rsidRDefault="00000000">
            <w:r>
              <w:rPr>
                <w:rFonts w:hint="eastAsia"/>
              </w:rPr>
              <w:t xml:space="preserve">1.  </w:t>
            </w:r>
            <w:r>
              <w:rPr>
                <w:rFonts w:hint="eastAsia"/>
              </w:rPr>
              <w:t>初始化</w:t>
            </w:r>
            <w:r>
              <w:rPr>
                <w:rFonts w:hint="eastAsia"/>
              </w:rPr>
              <w:t xml:space="preserve"> skylineList</w:t>
            </w:r>
            <w:r>
              <w:rPr>
                <w:rFonts w:hint="eastAsia"/>
              </w:rPr>
              <w:t>，表示当前板材的可用轮廓</w:t>
            </w:r>
          </w:p>
          <w:p w14:paraId="21500DF1" w14:textId="77777777" w:rsidR="004A2E15" w:rsidRDefault="00000000">
            <w:r>
              <w:rPr>
                <w:rFonts w:hint="eastAsia"/>
              </w:rPr>
              <w:t xml:space="preserve">2.  </w:t>
            </w:r>
            <w:r>
              <w:rPr>
                <w:rFonts w:hint="eastAsia"/>
              </w:rPr>
              <w:t>初始化</w:t>
            </w:r>
            <w:r>
              <w:rPr>
                <w:rFonts w:hint="eastAsia"/>
              </w:rPr>
              <w:t xml:space="preserve"> placedList </w:t>
            </w:r>
            <w:r>
              <w:rPr>
                <w:rFonts w:hint="eastAsia"/>
              </w:rPr>
              <w:t>为空列表</w:t>
            </w:r>
          </w:p>
          <w:p w14:paraId="17339E69" w14:textId="77777777" w:rsidR="004A2E15" w:rsidRDefault="00000000">
            <w:r>
              <w:lastRenderedPageBreak/>
              <w:t>3.  for each rectangle in orderedRectangles do</w:t>
            </w:r>
          </w:p>
          <w:p w14:paraId="3250DD0A" w14:textId="77777777" w:rsidR="004A2E15" w:rsidRDefault="00000000">
            <w:r>
              <w:rPr>
                <w:rFonts w:hint="eastAsia"/>
              </w:rPr>
              <w:t xml:space="preserve">4.      bestPosition </w:t>
            </w:r>
            <w:r>
              <w:rPr>
                <w:rFonts w:hint="eastAsia"/>
              </w:rPr>
              <w:t>置为空</w:t>
            </w:r>
          </w:p>
          <w:p w14:paraId="633C99A1" w14:textId="77777777" w:rsidR="004A2E15" w:rsidRDefault="00000000">
            <w:r>
              <w:t>5.      for each skylineSegment in skylineList do</w:t>
            </w:r>
          </w:p>
          <w:p w14:paraId="26DE9CE4" w14:textId="77777777" w:rsidR="004A2E15" w:rsidRDefault="00000000">
            <w:r>
              <w:rPr>
                <w:rFonts w:hint="eastAsia"/>
              </w:rPr>
              <w:t xml:space="preserve">6.          </w:t>
            </w:r>
            <w:r>
              <w:rPr>
                <w:rFonts w:hint="eastAsia"/>
              </w:rPr>
              <w:t>尝试按原始方向放置</w:t>
            </w:r>
            <w:r>
              <w:rPr>
                <w:rFonts w:hint="eastAsia"/>
              </w:rPr>
              <w:t xml:space="preserve"> rectangle</w:t>
            </w:r>
          </w:p>
          <w:p w14:paraId="4535A3C8" w14:textId="77777777" w:rsidR="004A2E15" w:rsidRDefault="00000000">
            <w:r>
              <w:rPr>
                <w:rFonts w:hint="eastAsia"/>
              </w:rPr>
              <w:t xml:space="preserve">7.          if rotateEnable </w:t>
            </w:r>
            <w:r>
              <w:rPr>
                <w:rFonts w:hint="eastAsia"/>
              </w:rPr>
              <w:t>为</w:t>
            </w:r>
            <w:r>
              <w:rPr>
                <w:rFonts w:hint="eastAsia"/>
              </w:rPr>
              <w:t xml:space="preserve"> true then</w:t>
            </w:r>
          </w:p>
          <w:p w14:paraId="35D8F80A" w14:textId="77777777" w:rsidR="004A2E15" w:rsidRDefault="00000000">
            <w:r>
              <w:rPr>
                <w:rFonts w:hint="eastAsia"/>
              </w:rPr>
              <w:t xml:space="preserve">8.              </w:t>
            </w:r>
            <w:r>
              <w:rPr>
                <w:rFonts w:hint="eastAsia"/>
              </w:rPr>
              <w:t>尝试将</w:t>
            </w:r>
            <w:r>
              <w:rPr>
                <w:rFonts w:hint="eastAsia"/>
              </w:rPr>
              <w:t xml:space="preserve"> rectangle </w:t>
            </w:r>
            <w:r>
              <w:rPr>
                <w:rFonts w:hint="eastAsia"/>
              </w:rPr>
              <w:t>旋转</w:t>
            </w:r>
            <w:r>
              <w:rPr>
                <w:rFonts w:hint="eastAsia"/>
              </w:rPr>
              <w:t xml:space="preserve"> 90 </w:t>
            </w:r>
            <w:r>
              <w:rPr>
                <w:rFonts w:hint="eastAsia"/>
              </w:rPr>
              <w:t>度后放置</w:t>
            </w:r>
          </w:p>
          <w:p w14:paraId="5FB05CF1" w14:textId="77777777" w:rsidR="004A2E15" w:rsidRDefault="00000000">
            <w:r>
              <w:t>9.          end if</w:t>
            </w:r>
          </w:p>
          <w:p w14:paraId="0BEA6411" w14:textId="77777777" w:rsidR="004A2E15" w:rsidRDefault="00000000">
            <w:r>
              <w:rPr>
                <w:rFonts w:hint="eastAsia"/>
              </w:rPr>
              <w:t xml:space="preserve">10.         if rectangle </w:t>
            </w:r>
            <w:r>
              <w:rPr>
                <w:rFonts w:hint="eastAsia"/>
              </w:rPr>
              <w:t>可以放入当前位置</w:t>
            </w:r>
            <w:r>
              <w:rPr>
                <w:rFonts w:hint="eastAsia"/>
              </w:rPr>
              <w:t xml:space="preserve"> then</w:t>
            </w:r>
          </w:p>
          <w:p w14:paraId="3A0DA3D6" w14:textId="77777777" w:rsidR="004A2E15" w:rsidRDefault="00000000">
            <w:r>
              <w:rPr>
                <w:rFonts w:hint="eastAsia"/>
              </w:rPr>
              <w:t xml:space="preserve">11.             </w:t>
            </w:r>
            <w:r>
              <w:rPr>
                <w:rFonts w:hint="eastAsia"/>
              </w:rPr>
              <w:t>选择</w:t>
            </w:r>
            <w:r>
              <w:rPr>
                <w:rFonts w:hint="eastAsia"/>
              </w:rPr>
              <w:t xml:space="preserve"> y </w:t>
            </w:r>
            <w:r>
              <w:rPr>
                <w:rFonts w:hint="eastAsia"/>
              </w:rPr>
              <w:t>坐标更低的位置</w:t>
            </w:r>
          </w:p>
          <w:p w14:paraId="38532368" w14:textId="77777777" w:rsidR="004A2E15" w:rsidRDefault="00000000">
            <w:r>
              <w:rPr>
                <w:rFonts w:hint="eastAsia"/>
              </w:rPr>
              <w:t xml:space="preserve">12.             </w:t>
            </w:r>
            <w:r>
              <w:rPr>
                <w:rFonts w:hint="eastAsia"/>
              </w:rPr>
              <w:t>若</w:t>
            </w:r>
            <w:r>
              <w:rPr>
                <w:rFonts w:hint="eastAsia"/>
              </w:rPr>
              <w:t xml:space="preserve"> y </w:t>
            </w:r>
            <w:r>
              <w:rPr>
                <w:rFonts w:hint="eastAsia"/>
              </w:rPr>
              <w:t>坐标相同，则选择</w:t>
            </w:r>
            <w:r>
              <w:rPr>
                <w:rFonts w:hint="eastAsia"/>
              </w:rPr>
              <w:t xml:space="preserve"> x </w:t>
            </w:r>
            <w:r>
              <w:rPr>
                <w:rFonts w:hint="eastAsia"/>
              </w:rPr>
              <w:t>坐标更小的位置</w:t>
            </w:r>
          </w:p>
          <w:p w14:paraId="68821E60" w14:textId="77777777" w:rsidR="004A2E15" w:rsidRDefault="00000000">
            <w:r>
              <w:t>13.         end if</w:t>
            </w:r>
          </w:p>
          <w:p w14:paraId="62D441A8" w14:textId="77777777" w:rsidR="004A2E15" w:rsidRDefault="00000000">
            <w:r>
              <w:t>14.     end for</w:t>
            </w:r>
          </w:p>
          <w:p w14:paraId="03E7C2BF" w14:textId="77777777" w:rsidR="004A2E15" w:rsidRDefault="00000000">
            <w:r>
              <w:rPr>
                <w:rFonts w:hint="eastAsia"/>
              </w:rPr>
              <w:t xml:space="preserve">15.     if bestPosition </w:t>
            </w:r>
            <w:r>
              <w:rPr>
                <w:rFonts w:hint="eastAsia"/>
              </w:rPr>
              <w:t>不为空</w:t>
            </w:r>
            <w:r>
              <w:rPr>
                <w:rFonts w:hint="eastAsia"/>
              </w:rPr>
              <w:t xml:space="preserve"> then</w:t>
            </w:r>
          </w:p>
          <w:p w14:paraId="6D26BE66" w14:textId="77777777" w:rsidR="004A2E15" w:rsidRDefault="00000000">
            <w:r>
              <w:rPr>
                <w:rFonts w:hint="eastAsia"/>
              </w:rPr>
              <w:t xml:space="preserve">16.         </w:t>
            </w:r>
            <w:r>
              <w:rPr>
                <w:rFonts w:hint="eastAsia"/>
              </w:rPr>
              <w:t>将</w:t>
            </w:r>
            <w:r>
              <w:rPr>
                <w:rFonts w:hint="eastAsia"/>
              </w:rPr>
              <w:t xml:space="preserve"> rectangle </w:t>
            </w:r>
            <w:r>
              <w:rPr>
                <w:rFonts w:hint="eastAsia"/>
              </w:rPr>
              <w:t>放置到</w:t>
            </w:r>
            <w:r>
              <w:rPr>
                <w:rFonts w:hint="eastAsia"/>
              </w:rPr>
              <w:t xml:space="preserve"> bestPosition</w:t>
            </w:r>
          </w:p>
          <w:p w14:paraId="026344EC" w14:textId="77777777" w:rsidR="004A2E15" w:rsidRDefault="00000000">
            <w:r>
              <w:rPr>
                <w:rFonts w:hint="eastAsia"/>
              </w:rPr>
              <w:t xml:space="preserve">17.         </w:t>
            </w:r>
            <w:r>
              <w:rPr>
                <w:rFonts w:hint="eastAsia"/>
              </w:rPr>
              <w:t>将放置结果加入</w:t>
            </w:r>
            <w:r>
              <w:rPr>
                <w:rFonts w:hint="eastAsia"/>
              </w:rPr>
              <w:t xml:space="preserve"> placedList</w:t>
            </w:r>
          </w:p>
          <w:p w14:paraId="3557BA92" w14:textId="77777777" w:rsidR="004A2E15" w:rsidRDefault="00000000">
            <w:r>
              <w:rPr>
                <w:rFonts w:hint="eastAsia"/>
              </w:rPr>
              <w:t xml:space="preserve">18.         </w:t>
            </w:r>
            <w:r>
              <w:rPr>
                <w:rFonts w:hint="eastAsia"/>
              </w:rPr>
              <w:t>更新</w:t>
            </w:r>
            <w:r>
              <w:rPr>
                <w:rFonts w:hint="eastAsia"/>
              </w:rPr>
              <w:t xml:space="preserve"> skylineList</w:t>
            </w:r>
          </w:p>
          <w:p w14:paraId="019D4CA9" w14:textId="77777777" w:rsidR="004A2E15" w:rsidRDefault="00000000">
            <w:r>
              <w:t>19.     end if</w:t>
            </w:r>
          </w:p>
          <w:p w14:paraId="0A929CCE" w14:textId="77777777" w:rsidR="004A2E15" w:rsidRDefault="00000000">
            <w:r>
              <w:t>20. end for</w:t>
            </w:r>
          </w:p>
          <w:p w14:paraId="35964129" w14:textId="77777777" w:rsidR="004A2E15" w:rsidRDefault="00000000">
            <w:r>
              <w:rPr>
                <w:rFonts w:hint="eastAsia"/>
              </w:rPr>
              <w:t xml:space="preserve">21. </w:t>
            </w:r>
            <w:r>
              <w:rPr>
                <w:rFonts w:hint="eastAsia"/>
              </w:rPr>
              <w:t>计算</w:t>
            </w:r>
            <w:r>
              <w:rPr>
                <w:rFonts w:hint="eastAsia"/>
              </w:rPr>
              <w:t xml:space="preserve"> placedList </w:t>
            </w:r>
            <w:r>
              <w:rPr>
                <w:rFonts w:hint="eastAsia"/>
              </w:rPr>
              <w:t>中所有矩形面积之和</w:t>
            </w:r>
            <w:r>
              <w:rPr>
                <w:rFonts w:hint="eastAsia"/>
              </w:rPr>
              <w:t xml:space="preserve"> usedArea</w:t>
            </w:r>
          </w:p>
          <w:p w14:paraId="604E9B52" w14:textId="77777777" w:rsidR="004A2E15" w:rsidRDefault="00000000">
            <w:r>
              <w:rPr>
                <w:rFonts w:hint="eastAsia"/>
              </w:rPr>
              <w:t xml:space="preserve">22. </w:t>
            </w:r>
            <w:r>
              <w:rPr>
                <w:rFonts w:hint="eastAsia"/>
              </w:rPr>
              <w:t>计算利用率</w:t>
            </w:r>
            <w:r>
              <w:rPr>
                <w:rFonts w:hint="eastAsia"/>
              </w:rPr>
              <w:t xml:space="preserve"> rate = usedArea / boardArea</w:t>
            </w:r>
          </w:p>
          <w:p w14:paraId="51839301" w14:textId="77777777" w:rsidR="004A2E15" w:rsidRDefault="00000000">
            <w:r>
              <w:rPr>
                <w:rFonts w:hint="eastAsia"/>
              </w:rPr>
              <w:t xml:space="preserve">23. </w:t>
            </w:r>
            <w:r>
              <w:rPr>
                <w:rFonts w:hint="eastAsia"/>
              </w:rPr>
              <w:t>返回</w:t>
            </w:r>
            <w:r>
              <w:rPr>
                <w:rFonts w:hint="eastAsia"/>
              </w:rPr>
              <w:t xml:space="preserve"> solution(placedList, rate)</w:t>
            </w:r>
          </w:p>
        </w:tc>
      </w:tr>
    </w:tbl>
    <w:p w14:paraId="05751D94" w14:textId="77777777" w:rsidR="004A2E15" w:rsidRDefault="00000000">
      <w:pPr>
        <w:spacing w:beforeLines="50" w:before="156" w:afterLines="50" w:after="156" w:line="300" w:lineRule="auto"/>
        <w:ind w:firstLineChars="200" w:firstLine="480"/>
        <w:rPr>
          <w:sz w:val="24"/>
        </w:rPr>
      </w:pPr>
      <w:r>
        <w:rPr>
          <w:sz w:val="24"/>
        </w:rPr>
        <w:lastRenderedPageBreak/>
        <w:t>通过禁忌搜索与天际线算法结合，系统能够在保证实现复杂度可控的基础上获得较为合理的排样结果。该算法方案虽然不能保证全局最优，但能够满足系统实时交互和基础生产排样的需要。</w:t>
      </w:r>
    </w:p>
    <w:p w14:paraId="68A953AC" w14:textId="77777777" w:rsidR="004A2E15" w:rsidRDefault="00000000" w:rsidP="00032BBC">
      <w:pPr>
        <w:pStyle w:val="2"/>
        <w:numPr>
          <w:ilvl w:val="1"/>
          <w:numId w:val="9"/>
        </w:numPr>
        <w:spacing w:before="156" w:after="156"/>
        <w:rPr>
          <w:color w:val="000000"/>
          <w:szCs w:val="30"/>
        </w:rPr>
      </w:pPr>
      <w:bookmarkStart w:id="123" w:name="_Toc229467677"/>
      <w:r>
        <w:rPr>
          <w:color w:val="000000"/>
          <w:szCs w:val="30"/>
        </w:rPr>
        <w:t>后端功能实现</w:t>
      </w:r>
      <w:bookmarkEnd w:id="123"/>
    </w:p>
    <w:p w14:paraId="42FBE48C" w14:textId="77777777" w:rsidR="004A2E15" w:rsidRDefault="00000000">
      <w:pPr>
        <w:spacing w:beforeLines="50" w:before="156" w:afterLines="50" w:after="156" w:line="300" w:lineRule="auto"/>
        <w:ind w:firstLineChars="200" w:firstLine="480"/>
        <w:rPr>
          <w:sz w:val="24"/>
        </w:rPr>
      </w:pPr>
      <w:r>
        <w:rPr>
          <w:rFonts w:hint="eastAsia"/>
          <w:sz w:val="24"/>
        </w:rPr>
        <w:t>后端通过</w:t>
      </w:r>
      <w:r>
        <w:rPr>
          <w:rFonts w:hint="eastAsia"/>
          <w:sz w:val="24"/>
        </w:rPr>
        <w:t xml:space="preserve"> AuthController </w:t>
      </w:r>
      <w:r>
        <w:rPr>
          <w:rFonts w:hint="eastAsia"/>
          <w:sz w:val="24"/>
        </w:rPr>
        <w:t>实现登录、注册和登出等功能。用户登录成功后，系统生成</w:t>
      </w:r>
      <w:r>
        <w:rPr>
          <w:rFonts w:hint="eastAsia"/>
          <w:sz w:val="24"/>
        </w:rPr>
        <w:t xml:space="preserve"> JWT token </w:t>
      </w:r>
      <w:r>
        <w:rPr>
          <w:rFonts w:hint="eastAsia"/>
          <w:sz w:val="24"/>
        </w:rPr>
        <w:t>并返回给前端。后续请求由</w:t>
      </w:r>
      <w:r>
        <w:rPr>
          <w:rFonts w:hint="eastAsia"/>
          <w:sz w:val="24"/>
        </w:rPr>
        <w:t xml:space="preserve"> TokenInterceptor </w:t>
      </w:r>
      <w:r>
        <w:rPr>
          <w:rFonts w:hint="eastAsia"/>
          <w:sz w:val="24"/>
        </w:rPr>
        <w:t>进行</w:t>
      </w:r>
      <w:r>
        <w:rPr>
          <w:rFonts w:hint="eastAsia"/>
          <w:sz w:val="24"/>
        </w:rPr>
        <w:t xml:space="preserve"> token </w:t>
      </w:r>
      <w:r>
        <w:rPr>
          <w:rFonts w:hint="eastAsia"/>
          <w:sz w:val="24"/>
        </w:rPr>
        <w:t>校验。</w:t>
      </w:r>
    </w:p>
    <w:p w14:paraId="547B9A63" w14:textId="77777777" w:rsidR="004A2E15" w:rsidRDefault="00000000">
      <w:pPr>
        <w:spacing w:beforeLines="50" w:before="156" w:afterLines="50" w:after="156" w:line="300" w:lineRule="auto"/>
        <w:ind w:firstLineChars="200" w:firstLine="480"/>
        <w:rPr>
          <w:sz w:val="24"/>
        </w:rPr>
      </w:pPr>
      <w:r>
        <w:rPr>
          <w:rFonts w:hint="eastAsia"/>
          <w:sz w:val="24"/>
        </w:rPr>
        <w:t>客户管理功能由</w:t>
      </w:r>
      <w:r>
        <w:rPr>
          <w:rFonts w:hint="eastAsia"/>
          <w:sz w:val="24"/>
        </w:rPr>
        <w:t xml:space="preserve"> CustomerController </w:t>
      </w:r>
      <w:r>
        <w:rPr>
          <w:rFonts w:hint="eastAsia"/>
          <w:sz w:val="24"/>
        </w:rPr>
        <w:t>提供接口，支持客户信息的新增、查询、修改和删除。板材管理功能由</w:t>
      </w:r>
      <w:r>
        <w:rPr>
          <w:rFonts w:hint="eastAsia"/>
          <w:sz w:val="24"/>
        </w:rPr>
        <w:t xml:space="preserve"> BoardsController </w:t>
      </w:r>
      <w:r>
        <w:rPr>
          <w:rFonts w:hint="eastAsia"/>
          <w:sz w:val="24"/>
        </w:rPr>
        <w:t>提供接口，支持板材规格的维护。</w:t>
      </w:r>
    </w:p>
    <w:p w14:paraId="24DEA567" w14:textId="77777777" w:rsidR="004A2E15" w:rsidRDefault="00000000">
      <w:pPr>
        <w:spacing w:beforeLines="50" w:before="156" w:afterLines="50" w:after="156" w:line="300" w:lineRule="auto"/>
        <w:ind w:firstLineChars="200" w:firstLine="480"/>
        <w:rPr>
          <w:sz w:val="24"/>
        </w:rPr>
      </w:pPr>
      <w:r>
        <w:rPr>
          <w:rFonts w:hint="eastAsia"/>
          <w:sz w:val="24"/>
        </w:rPr>
        <w:t>算法接口由</w:t>
      </w:r>
      <w:r>
        <w:rPr>
          <w:rFonts w:hint="eastAsia"/>
          <w:sz w:val="24"/>
        </w:rPr>
        <w:t xml:space="preserve"> TestController </w:t>
      </w:r>
      <w:r>
        <w:rPr>
          <w:rFonts w:hint="eastAsia"/>
          <w:sz w:val="24"/>
        </w:rPr>
        <w:t>提供，接口接收容器尺寸、待切矩形列表、旋转配置和间隙距离等参数。后端通过</w:t>
      </w:r>
      <w:r>
        <w:rPr>
          <w:rFonts w:hint="eastAsia"/>
          <w:sz w:val="24"/>
        </w:rPr>
        <w:t xml:space="preserve"> ReadDataUtil </w:t>
      </w:r>
      <w:r>
        <w:rPr>
          <w:rFonts w:hint="eastAsia"/>
          <w:sz w:val="24"/>
        </w:rPr>
        <w:t>完成输入数据转换和多容器求解流程，并调用</w:t>
      </w:r>
      <w:r>
        <w:rPr>
          <w:rFonts w:hint="eastAsia"/>
          <w:sz w:val="24"/>
        </w:rPr>
        <w:t xml:space="preserve"> TabuSearch </w:t>
      </w:r>
      <w:r>
        <w:rPr>
          <w:rFonts w:hint="eastAsia"/>
          <w:sz w:val="24"/>
        </w:rPr>
        <w:t>完成禁忌搜索与天际线排样计算。最终结果以坐标、尺寸和利用率等形式返回前端。</w:t>
      </w:r>
    </w:p>
    <w:p w14:paraId="0C7C274E" w14:textId="77777777" w:rsidR="004A2E15" w:rsidRDefault="00000000" w:rsidP="00032BBC">
      <w:pPr>
        <w:pStyle w:val="2"/>
        <w:numPr>
          <w:ilvl w:val="1"/>
          <w:numId w:val="9"/>
        </w:numPr>
        <w:spacing w:before="156" w:after="156"/>
        <w:rPr>
          <w:color w:val="000000"/>
          <w:szCs w:val="30"/>
        </w:rPr>
      </w:pPr>
      <w:bookmarkStart w:id="124" w:name="_Toc229467678"/>
      <w:r>
        <w:rPr>
          <w:color w:val="000000"/>
          <w:szCs w:val="30"/>
        </w:rPr>
        <w:t>前端</w:t>
      </w:r>
      <w:r w:rsidRPr="00032BBC">
        <w:t>页面</w:t>
      </w:r>
      <w:r>
        <w:rPr>
          <w:color w:val="000000"/>
          <w:szCs w:val="30"/>
        </w:rPr>
        <w:t>实现</w:t>
      </w:r>
      <w:bookmarkEnd w:id="124"/>
    </w:p>
    <w:p w14:paraId="11FC885F" w14:textId="77777777" w:rsidR="004A2E15" w:rsidRDefault="00000000">
      <w:pPr>
        <w:spacing w:beforeLines="50" w:before="156" w:afterLines="50" w:after="156" w:line="300" w:lineRule="auto"/>
        <w:ind w:firstLineChars="200" w:firstLine="480"/>
        <w:rPr>
          <w:sz w:val="24"/>
        </w:rPr>
      </w:pPr>
      <w:r>
        <w:rPr>
          <w:rFonts w:hint="eastAsia"/>
          <w:sz w:val="24"/>
        </w:rPr>
        <w:t>小程序端包括登录页、客户管理页、板材管理页和算法页面。登录页负责提交用户名和密码，并在登录成功后保存</w:t>
      </w:r>
      <w:r>
        <w:rPr>
          <w:rFonts w:hint="eastAsia"/>
          <w:sz w:val="24"/>
        </w:rPr>
        <w:t xml:space="preserve"> token</w:t>
      </w:r>
      <w:r>
        <w:rPr>
          <w:rFonts w:hint="eastAsia"/>
          <w:sz w:val="24"/>
        </w:rPr>
        <w:t>。客户页面和板材页面通过统一请求工具调用后端接口，实现列表展示、详情查看、新增和编辑等操作。</w:t>
      </w:r>
    </w:p>
    <w:p w14:paraId="20085E5C" w14:textId="77777777" w:rsidR="004A2E15" w:rsidRDefault="00000000">
      <w:pPr>
        <w:spacing w:beforeLines="50" w:before="156" w:afterLines="50" w:after="156" w:line="300" w:lineRule="auto"/>
        <w:ind w:firstLineChars="200" w:firstLine="480"/>
        <w:rPr>
          <w:sz w:val="24"/>
        </w:rPr>
      </w:pPr>
      <w:r>
        <w:rPr>
          <w:rFonts w:hint="eastAsia"/>
          <w:sz w:val="24"/>
        </w:rPr>
        <w:lastRenderedPageBreak/>
        <w:t>算法页面用于输入板材尺寸、待切矩形尺寸、是否允许旋转和间隙距离等参数。用户提交后，小程序调用后端算法接口，并将返回结果展示为表格和</w:t>
      </w:r>
      <w:r>
        <w:rPr>
          <w:rFonts w:hint="eastAsia"/>
          <w:sz w:val="24"/>
        </w:rPr>
        <w:t xml:space="preserve"> canvas </w:t>
      </w:r>
      <w:r>
        <w:rPr>
          <w:rFonts w:hint="eastAsia"/>
          <w:sz w:val="24"/>
        </w:rPr>
        <w:t>图形。表格便于查看每个矩形的尺寸和坐标，图形展示则便于用户直观理解排样效果。</w:t>
      </w:r>
    </w:p>
    <w:p w14:paraId="7C18AB96" w14:textId="77777777" w:rsidR="004A2E15" w:rsidRDefault="00000000">
      <w:pPr>
        <w:spacing w:beforeLines="50" w:before="156" w:afterLines="50" w:after="156" w:line="300" w:lineRule="auto"/>
        <w:ind w:firstLineChars="200" w:firstLine="480"/>
        <w:rPr>
          <w:color w:val="000000"/>
          <w:sz w:val="24"/>
        </w:rPr>
        <w:sectPr w:rsidR="004A2E15" w:rsidSect="008F2AF4">
          <w:type w:val="continuous"/>
          <w:pgSz w:w="11906" w:h="16838"/>
          <w:pgMar w:top="1134" w:right="1134" w:bottom="1134" w:left="1701" w:header="851" w:footer="425" w:gutter="0"/>
          <w:cols w:space="720"/>
          <w:docGrid w:type="linesAndChars" w:linePitch="312"/>
        </w:sectPr>
      </w:pPr>
      <w:r>
        <w:rPr>
          <w:sz w:val="24"/>
        </w:rPr>
        <w:br w:type="page"/>
      </w:r>
    </w:p>
    <w:p w14:paraId="597B9439" w14:textId="77777777" w:rsidR="004A2E15" w:rsidRDefault="00000000" w:rsidP="00032BBC">
      <w:pPr>
        <w:pStyle w:val="1"/>
        <w:numPr>
          <w:ilvl w:val="0"/>
          <w:numId w:val="9"/>
        </w:numPr>
        <w:spacing w:before="312" w:after="312"/>
        <w:rPr>
          <w:color w:val="000000"/>
        </w:rPr>
      </w:pPr>
      <w:bookmarkStart w:id="125" w:name="_Toc229467679"/>
      <w:commentRangeStart w:id="126"/>
      <w:r>
        <w:rPr>
          <w:color w:val="000000"/>
        </w:rPr>
        <w:lastRenderedPageBreak/>
        <w:t>系统测试与功能分析</w:t>
      </w:r>
      <w:bookmarkEnd w:id="125"/>
      <w:commentRangeEnd w:id="126"/>
      <w:r w:rsidR="00563AA9">
        <w:rPr>
          <w:rStyle w:val="afb"/>
          <w:color w:val="000000"/>
          <w:sz w:val="36"/>
          <w:szCs w:val="44"/>
        </w:rPr>
        <w:commentReference w:id="126"/>
      </w:r>
    </w:p>
    <w:p w14:paraId="74F23CEC" w14:textId="77777777" w:rsidR="004A2E15" w:rsidRDefault="00000000" w:rsidP="00032BBC">
      <w:pPr>
        <w:pStyle w:val="2"/>
        <w:numPr>
          <w:ilvl w:val="1"/>
          <w:numId w:val="9"/>
        </w:numPr>
        <w:spacing w:before="156" w:after="156"/>
        <w:rPr>
          <w:color w:val="000000"/>
        </w:rPr>
      </w:pPr>
      <w:bookmarkStart w:id="127" w:name="_Toc229467680"/>
      <w:r>
        <w:rPr>
          <w:color w:val="000000"/>
        </w:rPr>
        <w:t>测试</w:t>
      </w:r>
      <w:r w:rsidRPr="00032BBC">
        <w:t>环境</w:t>
      </w:r>
      <w:bookmarkEnd w:id="127"/>
    </w:p>
    <w:p w14:paraId="0C18315C" w14:textId="77777777" w:rsidR="004A2E15" w:rsidRDefault="00000000">
      <w:pPr>
        <w:spacing w:beforeLines="50" w:before="156" w:afterLines="50" w:after="156" w:line="300" w:lineRule="auto"/>
        <w:ind w:firstLineChars="200" w:firstLine="480"/>
        <w:rPr>
          <w:sz w:val="24"/>
        </w:rPr>
      </w:pPr>
      <w:r>
        <w:rPr>
          <w:sz w:val="24"/>
        </w:rPr>
        <w:t>系统后端测试环境包括</w:t>
      </w:r>
      <w:r>
        <w:rPr>
          <w:sz w:val="24"/>
        </w:rPr>
        <w:t xml:space="preserve"> JDK 17</w:t>
      </w:r>
      <w:r>
        <w:rPr>
          <w:sz w:val="24"/>
        </w:rPr>
        <w:t>、</w:t>
      </w:r>
      <w:r>
        <w:rPr>
          <w:sz w:val="24"/>
        </w:rPr>
        <w:t>Spring Boot 3.x</w:t>
      </w:r>
      <w:r>
        <w:rPr>
          <w:sz w:val="24"/>
        </w:rPr>
        <w:t>、</w:t>
      </w:r>
      <w:r>
        <w:rPr>
          <w:sz w:val="24"/>
        </w:rPr>
        <w:t>Maven</w:t>
      </w:r>
      <w:r>
        <w:rPr>
          <w:sz w:val="24"/>
        </w:rPr>
        <w:t>、</w:t>
      </w:r>
      <w:r>
        <w:rPr>
          <w:sz w:val="24"/>
        </w:rPr>
        <w:t xml:space="preserve">MySQL </w:t>
      </w:r>
      <w:r>
        <w:rPr>
          <w:sz w:val="24"/>
        </w:rPr>
        <w:t>和</w:t>
      </w:r>
      <w:r>
        <w:rPr>
          <w:sz w:val="24"/>
        </w:rPr>
        <w:t xml:space="preserve"> JUnit 5</w:t>
      </w:r>
      <w:r>
        <w:rPr>
          <w:sz w:val="24"/>
        </w:rPr>
        <w:t>。前端测试环境为微信开发者工具。接口测试主要通过</w:t>
      </w:r>
      <w:r>
        <w:rPr>
          <w:sz w:val="24"/>
        </w:rPr>
        <w:t xml:space="preserve"> MockMvc </w:t>
      </w:r>
      <w:r>
        <w:rPr>
          <w:sz w:val="24"/>
        </w:rPr>
        <w:t>和后端测试用例完成，小程序功能测试通过页面操作和接口联调完成。</w:t>
      </w:r>
    </w:p>
    <w:p w14:paraId="172A4135" w14:textId="77777777" w:rsidR="004A2E15" w:rsidRDefault="00000000" w:rsidP="00032BBC">
      <w:pPr>
        <w:pStyle w:val="2"/>
        <w:numPr>
          <w:ilvl w:val="1"/>
          <w:numId w:val="9"/>
        </w:numPr>
        <w:spacing w:before="156" w:after="156"/>
        <w:rPr>
          <w:color w:val="000000"/>
        </w:rPr>
      </w:pPr>
      <w:bookmarkStart w:id="128" w:name="_Toc229467681"/>
      <w:r w:rsidRPr="00032BBC">
        <w:t>功能测试</w:t>
      </w:r>
      <w:bookmarkEnd w:id="128"/>
    </w:p>
    <w:p w14:paraId="4B145D3A" w14:textId="77777777" w:rsidR="004A2E15" w:rsidRDefault="00000000">
      <w:pPr>
        <w:spacing w:beforeLines="50" w:before="156" w:afterLines="50" w:after="156" w:line="300" w:lineRule="auto"/>
        <w:ind w:firstLineChars="200" w:firstLine="480"/>
        <w:rPr>
          <w:sz w:val="24"/>
        </w:rPr>
      </w:pPr>
      <w:r>
        <w:rPr>
          <w:rFonts w:hint="eastAsia"/>
          <w:sz w:val="24"/>
        </w:rPr>
        <w:t>系统功能测试主要包括登录测试、客户管理测试、板材管理测试、算法接口测试和小程序页面测试。</w:t>
      </w:r>
    </w:p>
    <w:p w14:paraId="67496524" w14:textId="77777777" w:rsidR="004A2E15" w:rsidRDefault="00000000">
      <w:pPr>
        <w:spacing w:beforeLines="50" w:before="156" w:afterLines="50" w:after="156" w:line="300" w:lineRule="auto"/>
        <w:ind w:firstLineChars="200" w:firstLine="480"/>
        <w:rPr>
          <w:sz w:val="24"/>
        </w:rPr>
      </w:pPr>
      <w:r>
        <w:rPr>
          <w:rFonts w:hint="eastAsia"/>
          <w:sz w:val="24"/>
        </w:rPr>
        <w:t>登录测试用于验证正确账号能否成功登录、错误账号或密码能否被拦截。客户管理测试用于验证客户信息的新增、查询、修改和删除是否正常。板材管理测试用于验证板材规格信息维护是否正确。算法接口测试用于验证输入合法参数后系统能否返回排样结果。小程序页面测试用于验证页面跳转、表单输入、接口调用和结果展示是否符合预期。</w:t>
      </w:r>
    </w:p>
    <w:p w14:paraId="05BA0593" w14:textId="77777777" w:rsidR="004A2E15" w:rsidRDefault="00000000" w:rsidP="00032BBC">
      <w:pPr>
        <w:pStyle w:val="2"/>
        <w:numPr>
          <w:ilvl w:val="1"/>
          <w:numId w:val="9"/>
        </w:numPr>
        <w:spacing w:before="156" w:after="156"/>
        <w:rPr>
          <w:color w:val="000000"/>
        </w:rPr>
      </w:pPr>
      <w:bookmarkStart w:id="129" w:name="_Toc229467682"/>
      <w:r>
        <w:rPr>
          <w:color w:val="000000"/>
        </w:rPr>
        <w:t>测试结果分析</w:t>
      </w:r>
      <w:bookmarkEnd w:id="129"/>
    </w:p>
    <w:p w14:paraId="4C7496AB" w14:textId="77777777" w:rsidR="004A2E15" w:rsidRDefault="00000000">
      <w:pPr>
        <w:spacing w:beforeLines="50" w:before="156" w:afterLines="50" w:after="156" w:line="300" w:lineRule="auto"/>
        <w:ind w:firstLineChars="200" w:firstLine="480"/>
        <w:rPr>
          <w:sz w:val="24"/>
        </w:rPr>
      </w:pPr>
      <w:r>
        <w:rPr>
          <w:sz w:val="24"/>
        </w:rPr>
        <w:t>测试结果表明，系统能够完成登录鉴权、客户管理、板材管理、算法求解和结果展示等核心功能，基本达到预期目标。通过小程序端提交排样参数后，后端能够返回排样结果，前端能够以表格和图形形式展示。</w:t>
      </w:r>
    </w:p>
    <w:p w14:paraId="2FC4F5CA" w14:textId="77777777" w:rsidR="004A2E15" w:rsidRDefault="00000000">
      <w:pPr>
        <w:spacing w:beforeLines="50" w:before="156" w:afterLines="50" w:after="156" w:line="300" w:lineRule="auto"/>
        <w:ind w:firstLineChars="200" w:firstLine="480"/>
        <w:rPr>
          <w:sz w:val="24"/>
        </w:rPr>
      </w:pPr>
      <w:r>
        <w:rPr>
          <w:sz w:val="24"/>
        </w:rPr>
        <w:t>目前系统仍存在一些不足。首先，排样算法采用启发式方案，结果存在一定随机性，不保证全局最优。其次，当前算法结果尚未进行持久化保存，历史方案查询功能仍需后续扩展。再次，图片识别手写尺寸、网页端后台管理和统计分析等功能尚未完全纳入当前版本。</w:t>
      </w:r>
    </w:p>
    <w:p w14:paraId="32160DCA" w14:textId="77777777" w:rsidR="004A2E15" w:rsidRDefault="00000000">
      <w:pPr>
        <w:spacing w:beforeLines="50" w:before="156" w:afterLines="50" w:after="156" w:line="300" w:lineRule="auto"/>
        <w:ind w:firstLineChars="200" w:firstLine="480"/>
        <w:rPr>
          <w:color w:val="000000"/>
          <w:sz w:val="24"/>
        </w:rPr>
        <w:sectPr w:rsidR="004A2E15" w:rsidSect="008F2AF4">
          <w:type w:val="continuous"/>
          <w:pgSz w:w="11906" w:h="16838"/>
          <w:pgMar w:top="1134" w:right="1134" w:bottom="1134" w:left="1701" w:header="851" w:footer="425" w:gutter="0"/>
          <w:cols w:space="720"/>
          <w:docGrid w:type="linesAndChars" w:linePitch="312"/>
        </w:sectPr>
      </w:pPr>
      <w:r>
        <w:rPr>
          <w:sz w:val="24"/>
        </w:rPr>
        <w:br w:type="page"/>
      </w:r>
    </w:p>
    <w:p w14:paraId="131BDC32" w14:textId="77777777" w:rsidR="004A2E15" w:rsidRDefault="00000000" w:rsidP="00032BBC">
      <w:pPr>
        <w:pStyle w:val="1"/>
        <w:numPr>
          <w:ilvl w:val="0"/>
          <w:numId w:val="9"/>
        </w:numPr>
        <w:spacing w:before="312" w:after="312"/>
        <w:rPr>
          <w:color w:val="000000"/>
        </w:rPr>
      </w:pPr>
      <w:bookmarkStart w:id="130" w:name="_Toc229467683"/>
      <w:r>
        <w:rPr>
          <w:rFonts w:hint="eastAsia"/>
          <w:color w:val="000000"/>
        </w:rPr>
        <w:lastRenderedPageBreak/>
        <w:t>结</w:t>
      </w:r>
      <w:bookmarkEnd w:id="119"/>
      <w:r>
        <w:rPr>
          <w:rFonts w:hint="eastAsia"/>
          <w:color w:val="000000"/>
        </w:rPr>
        <w:t>论</w:t>
      </w:r>
      <w:bookmarkStart w:id="131" w:name="_Toc317715041"/>
      <w:bookmarkStart w:id="132" w:name="_Toc318409790"/>
      <w:bookmarkStart w:id="133" w:name="_Toc30540"/>
      <w:bookmarkStart w:id="134" w:name="_Toc282793442"/>
      <w:bookmarkStart w:id="135" w:name="_Toc481248545"/>
      <w:bookmarkEnd w:id="130"/>
    </w:p>
    <w:p w14:paraId="2EDB2D87" w14:textId="77777777" w:rsidR="004A2E15" w:rsidRDefault="00000000">
      <w:pPr>
        <w:spacing w:beforeLines="50" w:before="156" w:afterLines="50" w:after="156" w:line="300" w:lineRule="auto"/>
        <w:ind w:firstLineChars="200" w:firstLine="480"/>
        <w:rPr>
          <w:sz w:val="24"/>
        </w:rPr>
      </w:pPr>
      <w:r>
        <w:rPr>
          <w:rFonts w:hint="eastAsia"/>
          <w:sz w:val="24"/>
        </w:rPr>
        <w:t>本文设计并实现了一套基于</w:t>
      </w:r>
      <w:r>
        <w:rPr>
          <w:rFonts w:hint="eastAsia"/>
          <w:sz w:val="24"/>
        </w:rPr>
        <w:t xml:space="preserve"> Spring Boot </w:t>
      </w:r>
      <w:r>
        <w:rPr>
          <w:rFonts w:hint="eastAsia"/>
          <w:sz w:val="24"/>
        </w:rPr>
        <w:t>的柜门板材切割排版系统。系统围绕中小型柜门加工企业在人工排版中存在的效率低、材料浪费和尺寸误差风险等问题，完成了需求分析、系统设计、数据库设计、后端接口实现、小程序页面实现和系统测试等工作。</w:t>
      </w:r>
    </w:p>
    <w:p w14:paraId="296E52D6" w14:textId="77777777" w:rsidR="004A2E15" w:rsidRDefault="00000000">
      <w:pPr>
        <w:spacing w:beforeLines="50" w:before="156" w:afterLines="50" w:after="156" w:line="300" w:lineRule="auto"/>
        <w:ind w:firstLineChars="200" w:firstLine="480"/>
        <w:rPr>
          <w:sz w:val="24"/>
        </w:rPr>
      </w:pPr>
      <w:r>
        <w:rPr>
          <w:rFonts w:hint="eastAsia"/>
          <w:sz w:val="24"/>
        </w:rPr>
        <w:t>系统后端采用</w:t>
      </w:r>
      <w:r>
        <w:rPr>
          <w:rFonts w:hint="eastAsia"/>
          <w:sz w:val="24"/>
        </w:rPr>
        <w:t xml:space="preserve"> Spring Boot</w:t>
      </w:r>
      <w:r>
        <w:rPr>
          <w:rFonts w:hint="eastAsia"/>
          <w:sz w:val="24"/>
        </w:rPr>
        <w:t>、</w:t>
      </w:r>
      <w:r>
        <w:rPr>
          <w:rFonts w:hint="eastAsia"/>
          <w:sz w:val="24"/>
        </w:rPr>
        <w:t>MyBatis-Plus</w:t>
      </w:r>
      <w:r>
        <w:rPr>
          <w:rFonts w:hint="eastAsia"/>
          <w:sz w:val="24"/>
        </w:rPr>
        <w:t>、</w:t>
      </w:r>
      <w:r>
        <w:rPr>
          <w:rFonts w:hint="eastAsia"/>
          <w:sz w:val="24"/>
        </w:rPr>
        <w:t xml:space="preserve">MySQL </w:t>
      </w:r>
      <w:r>
        <w:rPr>
          <w:rFonts w:hint="eastAsia"/>
          <w:sz w:val="24"/>
        </w:rPr>
        <w:t>和</w:t>
      </w:r>
      <w:r>
        <w:rPr>
          <w:rFonts w:hint="eastAsia"/>
          <w:sz w:val="24"/>
        </w:rPr>
        <w:t xml:space="preserve"> JWT </w:t>
      </w:r>
      <w:r>
        <w:rPr>
          <w:rFonts w:hint="eastAsia"/>
          <w:sz w:val="24"/>
        </w:rPr>
        <w:t>等技术，实现了登录鉴权、客户管理、板材管理和算法求解等功能。前端采用微信小程序形式，支持移动端数据录入和排样结果展示。排样算法采用禁忌搜索与天际线放置算法结合的方式，支持旋转、间隙设置和多容器求解，能够满足基础板材切割排版需求。</w:t>
      </w:r>
    </w:p>
    <w:p w14:paraId="086C9777" w14:textId="77777777" w:rsidR="004A2E15" w:rsidRDefault="00000000">
      <w:pPr>
        <w:spacing w:beforeLines="50" w:before="156" w:afterLines="50" w:after="156" w:line="300" w:lineRule="auto"/>
        <w:ind w:firstLineChars="200" w:firstLine="480"/>
        <w:rPr>
          <w:sz w:val="24"/>
        </w:rPr>
      </w:pPr>
      <w:r>
        <w:rPr>
          <w:rFonts w:hint="eastAsia"/>
          <w:sz w:val="24"/>
        </w:rPr>
        <w:t>总体来看，系统已经实现了柜门板材切割排版的基础业务闭环，具备一定实用价值。但由于开发周期和项目规模限制，系统仍有改进空间。后续可从排样方案保存、历史查询、网页端后台管理、</w:t>
      </w:r>
      <w:r>
        <w:rPr>
          <w:rFonts w:hint="eastAsia"/>
          <w:sz w:val="24"/>
        </w:rPr>
        <w:t xml:space="preserve">OCR </w:t>
      </w:r>
      <w:r>
        <w:rPr>
          <w:rFonts w:hint="eastAsia"/>
          <w:sz w:val="24"/>
        </w:rPr>
        <w:t>图片识别、算法性能优化和数据统计分析等方向继续完善，使系统更加贴近实际生产场景。</w:t>
      </w:r>
    </w:p>
    <w:p w14:paraId="48FB5ACA" w14:textId="77777777" w:rsidR="004A2E15" w:rsidRDefault="00000000">
      <w:pPr>
        <w:spacing w:beforeLines="100" w:before="312" w:afterLines="100" w:after="312"/>
        <w:jc w:val="center"/>
        <w:outlineLvl w:val="0"/>
        <w:rPr>
          <w:b/>
          <w:color w:val="000000"/>
          <w:sz w:val="28"/>
          <w:szCs w:val="28"/>
        </w:rPr>
      </w:pPr>
      <w:commentRangeStart w:id="136"/>
      <w:r>
        <w:rPr>
          <w:rFonts w:cs="宋体"/>
          <w:color w:val="000000"/>
          <w:sz w:val="24"/>
        </w:rPr>
        <w:br w:type="page"/>
      </w:r>
      <w:bookmarkStart w:id="137" w:name="_Toc229467684"/>
      <w:r>
        <w:rPr>
          <w:rFonts w:hint="eastAsia"/>
          <w:b/>
          <w:color w:val="000000"/>
          <w:sz w:val="28"/>
          <w:szCs w:val="28"/>
        </w:rPr>
        <w:lastRenderedPageBreak/>
        <w:t>参考文献</w:t>
      </w:r>
      <w:bookmarkEnd w:id="131"/>
      <w:bookmarkEnd w:id="132"/>
      <w:bookmarkEnd w:id="133"/>
      <w:bookmarkEnd w:id="134"/>
      <w:bookmarkEnd w:id="135"/>
      <w:bookmarkEnd w:id="137"/>
      <w:commentRangeEnd w:id="136"/>
      <w:r w:rsidR="00563AA9">
        <w:rPr>
          <w:rStyle w:val="afb"/>
          <w:b/>
          <w:color w:val="000000"/>
          <w:sz w:val="28"/>
          <w:szCs w:val="28"/>
        </w:rPr>
        <w:commentReference w:id="136"/>
      </w:r>
    </w:p>
    <w:p w14:paraId="00151E06" w14:textId="6186FE07" w:rsidR="00C92D2B" w:rsidRPr="00563AA9" w:rsidRDefault="00C92D2B" w:rsidP="00563AA9">
      <w:pPr>
        <w:pStyle w:val="afc"/>
        <w:widowControl/>
        <w:numPr>
          <w:ilvl w:val="0"/>
          <w:numId w:val="11"/>
        </w:numPr>
        <w:spacing w:line="300" w:lineRule="auto"/>
        <w:ind w:firstLineChars="0"/>
        <w:jc w:val="left"/>
        <w:outlineLvl w:val="0"/>
        <w:rPr>
          <w:color w:val="000000"/>
        </w:rPr>
      </w:pPr>
      <w:bookmarkStart w:id="138" w:name="_Ref229512648"/>
      <w:r w:rsidRPr="00563AA9">
        <w:rPr>
          <w:rFonts w:hint="eastAsia"/>
          <w:color w:val="000000"/>
        </w:rPr>
        <w:t>张国梁</w:t>
      </w:r>
      <w:r w:rsidRPr="00563AA9">
        <w:rPr>
          <w:rFonts w:hint="eastAsia"/>
          <w:color w:val="000000"/>
        </w:rPr>
        <w:t xml:space="preserve">, </w:t>
      </w:r>
      <w:r w:rsidRPr="00563AA9">
        <w:rPr>
          <w:rFonts w:hint="eastAsia"/>
          <w:color w:val="000000"/>
        </w:rPr>
        <w:t>蔡小娜</w:t>
      </w:r>
      <w:r w:rsidRPr="00563AA9">
        <w:rPr>
          <w:rFonts w:hint="eastAsia"/>
          <w:color w:val="000000"/>
        </w:rPr>
        <w:t xml:space="preserve">, </w:t>
      </w:r>
      <w:r w:rsidRPr="00563AA9">
        <w:rPr>
          <w:rFonts w:hint="eastAsia"/>
          <w:color w:val="000000"/>
        </w:rPr>
        <w:t>侯晓鹏</w:t>
      </w:r>
      <w:r w:rsidRPr="00563AA9">
        <w:rPr>
          <w:rFonts w:hint="eastAsia"/>
          <w:color w:val="000000"/>
        </w:rPr>
        <w:t xml:space="preserve">, </w:t>
      </w:r>
      <w:r w:rsidRPr="00563AA9">
        <w:rPr>
          <w:rFonts w:hint="eastAsia"/>
          <w:color w:val="000000"/>
        </w:rPr>
        <w:t>等</w:t>
      </w:r>
      <w:r w:rsidRPr="00563AA9">
        <w:rPr>
          <w:rFonts w:hint="eastAsia"/>
          <w:color w:val="000000"/>
        </w:rPr>
        <w:t xml:space="preserve">. </w:t>
      </w:r>
      <w:r w:rsidRPr="00563AA9">
        <w:rPr>
          <w:rFonts w:hint="eastAsia"/>
          <w:color w:val="000000"/>
        </w:rPr>
        <w:t>面向零件的人造板材矩形件锯切排样数学建模及遗传算法求解</w:t>
      </w:r>
      <w:r w:rsidRPr="00563AA9">
        <w:rPr>
          <w:rFonts w:hint="eastAsia"/>
          <w:color w:val="000000"/>
        </w:rPr>
        <w:t xml:space="preserve">[J]. </w:t>
      </w:r>
      <w:r w:rsidRPr="00563AA9">
        <w:rPr>
          <w:rFonts w:hint="eastAsia"/>
          <w:color w:val="000000"/>
        </w:rPr>
        <w:t>林业科学</w:t>
      </w:r>
      <w:r w:rsidRPr="00563AA9">
        <w:rPr>
          <w:rFonts w:hint="eastAsia"/>
          <w:color w:val="000000"/>
        </w:rPr>
        <w:t>, 2016, 52(5): 150-159.</w:t>
      </w:r>
      <w:bookmarkEnd w:id="138"/>
    </w:p>
    <w:p w14:paraId="7C8FECD3" w14:textId="00AB436F" w:rsidR="00C92D2B" w:rsidRPr="00C92D2B" w:rsidRDefault="00C92D2B" w:rsidP="00563AA9">
      <w:pPr>
        <w:pStyle w:val="afc"/>
        <w:widowControl/>
        <w:numPr>
          <w:ilvl w:val="0"/>
          <w:numId w:val="11"/>
        </w:numPr>
        <w:spacing w:line="300" w:lineRule="auto"/>
        <w:ind w:firstLineChars="0"/>
        <w:jc w:val="left"/>
        <w:outlineLvl w:val="0"/>
        <w:rPr>
          <w:color w:val="000000"/>
        </w:rPr>
      </w:pPr>
      <w:bookmarkStart w:id="139" w:name="_Ref229512651"/>
      <w:r w:rsidRPr="00C92D2B">
        <w:rPr>
          <w:rFonts w:hint="eastAsia"/>
          <w:color w:val="000000"/>
        </w:rPr>
        <w:t>熊先青</w:t>
      </w:r>
      <w:r w:rsidRPr="00C92D2B">
        <w:rPr>
          <w:rFonts w:hint="eastAsia"/>
          <w:color w:val="000000"/>
        </w:rPr>
        <w:t xml:space="preserve">, </w:t>
      </w:r>
      <w:r w:rsidRPr="00C92D2B">
        <w:rPr>
          <w:rFonts w:hint="eastAsia"/>
          <w:color w:val="000000"/>
        </w:rPr>
        <w:t>吴智慧</w:t>
      </w:r>
      <w:r w:rsidRPr="00C92D2B">
        <w:rPr>
          <w:rFonts w:hint="eastAsia"/>
          <w:color w:val="000000"/>
        </w:rPr>
        <w:t xml:space="preserve">. </w:t>
      </w:r>
      <w:r w:rsidRPr="00C92D2B">
        <w:rPr>
          <w:rFonts w:hint="eastAsia"/>
          <w:color w:val="000000"/>
        </w:rPr>
        <w:t>大规模定制家具生产过程的信息采集与处理技术</w:t>
      </w:r>
      <w:r w:rsidRPr="00C92D2B">
        <w:rPr>
          <w:rFonts w:hint="eastAsia"/>
          <w:color w:val="000000"/>
        </w:rPr>
        <w:t xml:space="preserve">[J]. </w:t>
      </w:r>
      <w:r w:rsidRPr="00C92D2B">
        <w:rPr>
          <w:rFonts w:hint="eastAsia"/>
          <w:color w:val="000000"/>
        </w:rPr>
        <w:t>木材工业</w:t>
      </w:r>
      <w:r w:rsidRPr="00C92D2B">
        <w:rPr>
          <w:rFonts w:hint="eastAsia"/>
          <w:color w:val="000000"/>
        </w:rPr>
        <w:t>, 2011, 25(6): 17-20.</w:t>
      </w:r>
      <w:bookmarkEnd w:id="139"/>
    </w:p>
    <w:p w14:paraId="39AC30FB" w14:textId="05DC3860" w:rsidR="00C92D2B" w:rsidRPr="00C92D2B" w:rsidRDefault="00C92D2B" w:rsidP="00563AA9">
      <w:pPr>
        <w:pStyle w:val="afc"/>
        <w:widowControl/>
        <w:numPr>
          <w:ilvl w:val="0"/>
          <w:numId w:val="11"/>
        </w:numPr>
        <w:spacing w:line="300" w:lineRule="auto"/>
        <w:ind w:firstLineChars="0"/>
        <w:jc w:val="left"/>
        <w:outlineLvl w:val="0"/>
        <w:rPr>
          <w:color w:val="000000"/>
        </w:rPr>
      </w:pPr>
      <w:bookmarkStart w:id="140" w:name="_Ref229512653"/>
      <w:r w:rsidRPr="00C92D2B">
        <w:rPr>
          <w:rFonts w:hint="eastAsia"/>
          <w:color w:val="000000"/>
        </w:rPr>
        <w:t>袁莹莹</w:t>
      </w:r>
      <w:r w:rsidRPr="00C92D2B">
        <w:rPr>
          <w:rFonts w:hint="eastAsia"/>
          <w:color w:val="000000"/>
        </w:rPr>
        <w:t xml:space="preserve">, </w:t>
      </w:r>
      <w:r w:rsidRPr="00C92D2B">
        <w:rPr>
          <w:rFonts w:hint="eastAsia"/>
          <w:color w:val="000000"/>
        </w:rPr>
        <w:t>熊先青</w:t>
      </w:r>
      <w:r w:rsidRPr="00C92D2B">
        <w:rPr>
          <w:rFonts w:hint="eastAsia"/>
          <w:color w:val="000000"/>
        </w:rPr>
        <w:t xml:space="preserve">, </w:t>
      </w:r>
      <w:r w:rsidRPr="00C92D2B">
        <w:rPr>
          <w:rFonts w:hint="eastAsia"/>
          <w:color w:val="000000"/>
        </w:rPr>
        <w:t>龚建钊</w:t>
      </w:r>
      <w:r w:rsidRPr="00C92D2B">
        <w:rPr>
          <w:rFonts w:hint="eastAsia"/>
          <w:color w:val="000000"/>
        </w:rPr>
        <w:t xml:space="preserve">. </w:t>
      </w:r>
      <w:r w:rsidRPr="00C92D2B">
        <w:rPr>
          <w:rFonts w:hint="eastAsia"/>
          <w:color w:val="000000"/>
        </w:rPr>
        <w:t>基于</w:t>
      </w:r>
      <w:r w:rsidRPr="00C92D2B">
        <w:rPr>
          <w:rFonts w:hint="eastAsia"/>
          <w:color w:val="000000"/>
        </w:rPr>
        <w:t>ERP</w:t>
      </w:r>
      <w:r w:rsidRPr="00C92D2B">
        <w:rPr>
          <w:rFonts w:hint="eastAsia"/>
          <w:color w:val="000000"/>
        </w:rPr>
        <w:t>与</w:t>
      </w:r>
      <w:r w:rsidRPr="00C92D2B">
        <w:rPr>
          <w:rFonts w:hint="eastAsia"/>
          <w:color w:val="000000"/>
        </w:rPr>
        <w:t>MES</w:t>
      </w:r>
      <w:r w:rsidRPr="00C92D2B">
        <w:rPr>
          <w:rFonts w:hint="eastAsia"/>
          <w:color w:val="000000"/>
        </w:rPr>
        <w:t>信息交互的板式定制家具揉单排产技术</w:t>
      </w:r>
      <w:r w:rsidRPr="00C92D2B">
        <w:rPr>
          <w:rFonts w:hint="eastAsia"/>
          <w:color w:val="000000"/>
        </w:rPr>
        <w:t xml:space="preserve">[J]. </w:t>
      </w:r>
      <w:r w:rsidRPr="00C92D2B">
        <w:rPr>
          <w:rFonts w:hint="eastAsia"/>
          <w:color w:val="000000"/>
        </w:rPr>
        <w:t>木材科学与技术</w:t>
      </w:r>
      <w:r w:rsidRPr="00C92D2B">
        <w:rPr>
          <w:rFonts w:hint="eastAsia"/>
          <w:color w:val="000000"/>
        </w:rPr>
        <w:t>, 2021, 35(4): 30-35.</w:t>
      </w:r>
      <w:bookmarkEnd w:id="140"/>
    </w:p>
    <w:p w14:paraId="32977861" w14:textId="003902CF" w:rsidR="00C92D2B" w:rsidRPr="00C92D2B" w:rsidRDefault="00C92D2B" w:rsidP="00563AA9">
      <w:pPr>
        <w:pStyle w:val="afc"/>
        <w:widowControl/>
        <w:numPr>
          <w:ilvl w:val="0"/>
          <w:numId w:val="11"/>
        </w:numPr>
        <w:spacing w:line="300" w:lineRule="auto"/>
        <w:ind w:firstLineChars="0"/>
        <w:jc w:val="left"/>
        <w:outlineLvl w:val="0"/>
        <w:rPr>
          <w:color w:val="000000"/>
        </w:rPr>
      </w:pPr>
      <w:bookmarkStart w:id="141" w:name="_Ref229512654"/>
      <w:r w:rsidRPr="00C92D2B">
        <w:rPr>
          <w:rFonts w:hint="eastAsia"/>
          <w:color w:val="000000"/>
        </w:rPr>
        <w:t>岳心怡</w:t>
      </w:r>
      <w:r w:rsidRPr="00C92D2B">
        <w:rPr>
          <w:rFonts w:hint="eastAsia"/>
          <w:color w:val="000000"/>
        </w:rPr>
        <w:t xml:space="preserve">, </w:t>
      </w:r>
      <w:r w:rsidRPr="00C92D2B">
        <w:rPr>
          <w:rFonts w:hint="eastAsia"/>
          <w:color w:val="000000"/>
        </w:rPr>
        <w:t>熊先青</w:t>
      </w:r>
      <w:r w:rsidRPr="00C92D2B">
        <w:rPr>
          <w:rFonts w:hint="eastAsia"/>
          <w:color w:val="000000"/>
        </w:rPr>
        <w:t xml:space="preserve">, </w:t>
      </w:r>
      <w:r w:rsidRPr="00C92D2B">
        <w:rPr>
          <w:rFonts w:hint="eastAsia"/>
          <w:color w:val="000000"/>
        </w:rPr>
        <w:t>王凯旋</w:t>
      </w:r>
      <w:r w:rsidRPr="00C92D2B">
        <w:rPr>
          <w:rFonts w:hint="eastAsia"/>
          <w:color w:val="000000"/>
        </w:rPr>
        <w:t xml:space="preserve">, </w:t>
      </w:r>
      <w:r w:rsidRPr="00C92D2B">
        <w:rPr>
          <w:rFonts w:hint="eastAsia"/>
          <w:color w:val="000000"/>
        </w:rPr>
        <w:t>等</w:t>
      </w:r>
      <w:r w:rsidRPr="00C92D2B">
        <w:rPr>
          <w:rFonts w:hint="eastAsia"/>
          <w:color w:val="000000"/>
        </w:rPr>
        <w:t xml:space="preserve">. </w:t>
      </w:r>
      <w:r w:rsidRPr="00C92D2B">
        <w:rPr>
          <w:rFonts w:hint="eastAsia"/>
          <w:color w:val="000000"/>
        </w:rPr>
        <w:t>大规模定制家具开料工段余料的管控方法</w:t>
      </w:r>
      <w:r w:rsidRPr="00C92D2B">
        <w:rPr>
          <w:rFonts w:hint="eastAsia"/>
          <w:color w:val="000000"/>
        </w:rPr>
        <w:t xml:space="preserve">[J]. </w:t>
      </w:r>
      <w:r w:rsidRPr="00C92D2B">
        <w:rPr>
          <w:rFonts w:hint="eastAsia"/>
          <w:color w:val="000000"/>
        </w:rPr>
        <w:t>木材科学与技术</w:t>
      </w:r>
      <w:r w:rsidRPr="00C92D2B">
        <w:rPr>
          <w:rFonts w:hint="eastAsia"/>
          <w:color w:val="000000"/>
        </w:rPr>
        <w:t>, 2022, 36(2): 26-30.</w:t>
      </w:r>
      <w:bookmarkEnd w:id="141"/>
    </w:p>
    <w:p w14:paraId="1520CF25" w14:textId="262D7FCA" w:rsidR="00C92D2B" w:rsidRPr="00C92D2B" w:rsidRDefault="00C92D2B" w:rsidP="00563AA9">
      <w:pPr>
        <w:pStyle w:val="afc"/>
        <w:widowControl/>
        <w:numPr>
          <w:ilvl w:val="0"/>
          <w:numId w:val="11"/>
        </w:numPr>
        <w:spacing w:line="300" w:lineRule="auto"/>
        <w:ind w:firstLineChars="0"/>
        <w:jc w:val="left"/>
        <w:outlineLvl w:val="0"/>
        <w:rPr>
          <w:color w:val="000000"/>
        </w:rPr>
      </w:pPr>
      <w:bookmarkStart w:id="142" w:name="_Ref229513044"/>
      <w:r w:rsidRPr="00C92D2B">
        <w:rPr>
          <w:color w:val="000000"/>
        </w:rPr>
        <w:t>WÄSCHER G, HAUßNER H, SCHUMANN H. An improved typology of cutting and packing problems[J]. European Journal of Operational Research, 2007, 183(3): 1109-1130.</w:t>
      </w:r>
      <w:bookmarkEnd w:id="142"/>
    </w:p>
    <w:p w14:paraId="67BF48D9" w14:textId="3A8C31E4" w:rsidR="00C92D2B" w:rsidRPr="00C92D2B" w:rsidRDefault="00C92D2B" w:rsidP="00563AA9">
      <w:pPr>
        <w:pStyle w:val="afc"/>
        <w:widowControl/>
        <w:numPr>
          <w:ilvl w:val="0"/>
          <w:numId w:val="11"/>
        </w:numPr>
        <w:spacing w:line="300" w:lineRule="auto"/>
        <w:ind w:firstLineChars="0"/>
        <w:jc w:val="left"/>
        <w:outlineLvl w:val="0"/>
        <w:rPr>
          <w:color w:val="000000"/>
        </w:rPr>
      </w:pPr>
      <w:bookmarkStart w:id="143" w:name="_Ref229513107"/>
      <w:r w:rsidRPr="00C92D2B">
        <w:rPr>
          <w:color w:val="000000"/>
        </w:rPr>
        <w:t>GILMORE P C, GOMORY R E. A linear programming approach to the cutting-stock problem[J]. Operations Research, 1961, 9(6): 849-859.</w:t>
      </w:r>
      <w:bookmarkEnd w:id="143"/>
    </w:p>
    <w:p w14:paraId="21DB01E0" w14:textId="2F62C0F6" w:rsidR="00C92D2B" w:rsidRPr="00C92D2B" w:rsidRDefault="00C92D2B" w:rsidP="00563AA9">
      <w:pPr>
        <w:pStyle w:val="afc"/>
        <w:widowControl/>
        <w:numPr>
          <w:ilvl w:val="0"/>
          <w:numId w:val="11"/>
        </w:numPr>
        <w:spacing w:line="300" w:lineRule="auto"/>
        <w:ind w:firstLineChars="0"/>
        <w:jc w:val="left"/>
        <w:outlineLvl w:val="0"/>
        <w:rPr>
          <w:color w:val="000000"/>
        </w:rPr>
      </w:pPr>
      <w:bookmarkStart w:id="144" w:name="_Ref229513087"/>
      <w:r w:rsidRPr="00C92D2B">
        <w:rPr>
          <w:color w:val="000000"/>
        </w:rPr>
        <w:t>LODI A, MARTELLO S, MONACI M. Two-dimensional packing problems: A survey[J]. European Journal of Operational Research, 2002, 141(2): 241-252.</w:t>
      </w:r>
      <w:bookmarkEnd w:id="144"/>
    </w:p>
    <w:p w14:paraId="5E51A805" w14:textId="7A915BA1" w:rsidR="00C92D2B" w:rsidRPr="00C92D2B" w:rsidRDefault="00C92D2B" w:rsidP="00563AA9">
      <w:pPr>
        <w:pStyle w:val="afc"/>
        <w:widowControl/>
        <w:numPr>
          <w:ilvl w:val="0"/>
          <w:numId w:val="11"/>
        </w:numPr>
        <w:spacing w:line="300" w:lineRule="auto"/>
        <w:ind w:firstLineChars="0"/>
        <w:jc w:val="left"/>
        <w:outlineLvl w:val="0"/>
        <w:rPr>
          <w:color w:val="000000"/>
        </w:rPr>
      </w:pPr>
      <w:bookmarkStart w:id="145" w:name="_Ref229513125"/>
      <w:r w:rsidRPr="00C92D2B">
        <w:rPr>
          <w:rFonts w:hint="eastAsia"/>
          <w:color w:val="000000"/>
        </w:rPr>
        <w:t>彭碧涛</w:t>
      </w:r>
      <w:r w:rsidRPr="00C92D2B">
        <w:rPr>
          <w:rFonts w:hint="eastAsia"/>
          <w:color w:val="000000"/>
        </w:rPr>
        <w:t xml:space="preserve">, </w:t>
      </w:r>
      <w:r w:rsidRPr="00C92D2B">
        <w:rPr>
          <w:rFonts w:hint="eastAsia"/>
          <w:color w:val="000000"/>
        </w:rPr>
        <w:t>周永务</w:t>
      </w:r>
      <w:r w:rsidRPr="00C92D2B">
        <w:rPr>
          <w:rFonts w:hint="eastAsia"/>
          <w:color w:val="000000"/>
        </w:rPr>
        <w:t xml:space="preserve">. </w:t>
      </w:r>
      <w:r w:rsidRPr="00C92D2B">
        <w:rPr>
          <w:rFonts w:hint="eastAsia"/>
          <w:color w:val="000000"/>
        </w:rPr>
        <w:t>求解</w:t>
      </w:r>
      <w:r w:rsidRPr="00C92D2B">
        <w:rPr>
          <w:rFonts w:hint="eastAsia"/>
          <w:color w:val="000000"/>
        </w:rPr>
        <w:t>2D</w:t>
      </w:r>
      <w:r w:rsidRPr="00C92D2B">
        <w:rPr>
          <w:rFonts w:hint="eastAsia"/>
          <w:color w:val="000000"/>
        </w:rPr>
        <w:t>条带矩形</w:t>
      </w:r>
      <w:r w:rsidRPr="00C92D2B">
        <w:rPr>
          <w:rFonts w:hint="eastAsia"/>
          <w:color w:val="000000"/>
        </w:rPr>
        <w:t>Packing</w:t>
      </w:r>
      <w:r w:rsidRPr="00C92D2B">
        <w:rPr>
          <w:rFonts w:hint="eastAsia"/>
          <w:color w:val="000000"/>
        </w:rPr>
        <w:t>问题的迭代启发式算法</w:t>
      </w:r>
      <w:r w:rsidRPr="00C92D2B">
        <w:rPr>
          <w:rFonts w:hint="eastAsia"/>
          <w:color w:val="000000"/>
        </w:rPr>
        <w:t xml:space="preserve">[J]. </w:t>
      </w:r>
      <w:r w:rsidRPr="00C92D2B">
        <w:rPr>
          <w:rFonts w:hint="eastAsia"/>
          <w:color w:val="000000"/>
        </w:rPr>
        <w:t>软件学报</w:t>
      </w:r>
      <w:r w:rsidRPr="00C92D2B">
        <w:rPr>
          <w:rFonts w:hint="eastAsia"/>
          <w:color w:val="000000"/>
        </w:rPr>
        <w:t>, 2012, 23(10): 2600-2611.</w:t>
      </w:r>
      <w:bookmarkEnd w:id="145"/>
    </w:p>
    <w:p w14:paraId="23E2F0D7" w14:textId="35752D85" w:rsidR="00C92D2B" w:rsidRPr="00C92D2B" w:rsidRDefault="00C92D2B" w:rsidP="00563AA9">
      <w:pPr>
        <w:pStyle w:val="afc"/>
        <w:widowControl/>
        <w:numPr>
          <w:ilvl w:val="0"/>
          <w:numId w:val="11"/>
        </w:numPr>
        <w:spacing w:line="300" w:lineRule="auto"/>
        <w:ind w:firstLineChars="0"/>
        <w:jc w:val="left"/>
        <w:outlineLvl w:val="0"/>
        <w:rPr>
          <w:color w:val="000000"/>
        </w:rPr>
      </w:pPr>
      <w:bookmarkStart w:id="146" w:name="_Ref229513126"/>
      <w:r w:rsidRPr="00C92D2B">
        <w:rPr>
          <w:color w:val="000000"/>
        </w:rPr>
        <w:t>LODI A, MARTELLO S, VIGO D. Heuristics and metaheuristic approaches for a class of two-dimensional bin packing problems[J]. INFORMS Journal on Computing, 1999, 11(4): 345-357.</w:t>
      </w:r>
      <w:bookmarkEnd w:id="146"/>
    </w:p>
    <w:p w14:paraId="7346B4A7" w14:textId="6B600EDF" w:rsidR="00C92D2B" w:rsidRPr="00C92D2B" w:rsidRDefault="00C92D2B" w:rsidP="00563AA9">
      <w:pPr>
        <w:pStyle w:val="afc"/>
        <w:widowControl/>
        <w:numPr>
          <w:ilvl w:val="0"/>
          <w:numId w:val="11"/>
        </w:numPr>
        <w:spacing w:line="300" w:lineRule="auto"/>
        <w:ind w:firstLineChars="0"/>
        <w:jc w:val="left"/>
        <w:outlineLvl w:val="0"/>
        <w:rPr>
          <w:color w:val="000000"/>
        </w:rPr>
      </w:pPr>
      <w:bookmarkStart w:id="147" w:name="_Ref229513217"/>
      <w:r w:rsidRPr="00C92D2B">
        <w:rPr>
          <w:color w:val="000000"/>
        </w:rPr>
        <w:t>HOPPER E, TURTON B C H. An empirical investigation of meta-heuristic and heuristic algorithms for a 2D packing problem[J]. European Journal of Operational Research, 2001, 128(1): 34-57.</w:t>
      </w:r>
      <w:bookmarkEnd w:id="147"/>
    </w:p>
    <w:p w14:paraId="1C9A9229" w14:textId="5F276CC2" w:rsidR="00C92D2B" w:rsidRPr="00C92D2B" w:rsidRDefault="00C92D2B" w:rsidP="00563AA9">
      <w:pPr>
        <w:pStyle w:val="afc"/>
        <w:widowControl/>
        <w:numPr>
          <w:ilvl w:val="0"/>
          <w:numId w:val="11"/>
        </w:numPr>
        <w:spacing w:line="300" w:lineRule="auto"/>
        <w:ind w:firstLineChars="0"/>
        <w:jc w:val="left"/>
        <w:outlineLvl w:val="0"/>
        <w:rPr>
          <w:color w:val="000000"/>
        </w:rPr>
      </w:pPr>
      <w:bookmarkStart w:id="148" w:name="_Ref229513265"/>
      <w:r w:rsidRPr="00C92D2B">
        <w:rPr>
          <w:rFonts w:hint="eastAsia"/>
          <w:color w:val="000000"/>
        </w:rPr>
        <w:t>王磊</w:t>
      </w:r>
      <w:r w:rsidRPr="00C92D2B">
        <w:rPr>
          <w:rFonts w:hint="eastAsia"/>
          <w:color w:val="000000"/>
        </w:rPr>
        <w:t xml:space="preserve">, </w:t>
      </w:r>
      <w:r w:rsidRPr="00C92D2B">
        <w:rPr>
          <w:rFonts w:hint="eastAsia"/>
          <w:color w:val="000000"/>
        </w:rPr>
        <w:t>刘强</w:t>
      </w:r>
      <w:r w:rsidRPr="00C92D2B">
        <w:rPr>
          <w:rFonts w:hint="eastAsia"/>
          <w:color w:val="000000"/>
        </w:rPr>
        <w:t xml:space="preserve">, </w:t>
      </w:r>
      <w:r w:rsidRPr="00C92D2B">
        <w:rPr>
          <w:rFonts w:hint="eastAsia"/>
          <w:color w:val="000000"/>
        </w:rPr>
        <w:t>陈新</w:t>
      </w:r>
      <w:r w:rsidRPr="00C92D2B">
        <w:rPr>
          <w:rFonts w:hint="eastAsia"/>
          <w:color w:val="000000"/>
        </w:rPr>
        <w:t xml:space="preserve">. </w:t>
      </w:r>
      <w:r w:rsidRPr="00C92D2B">
        <w:rPr>
          <w:rFonts w:hint="eastAsia"/>
          <w:color w:val="000000"/>
        </w:rPr>
        <w:t>单规格一刀切矩形排样问题的启发式搜索算法</w:t>
      </w:r>
      <w:r w:rsidRPr="00C92D2B">
        <w:rPr>
          <w:rFonts w:hint="eastAsia"/>
          <w:color w:val="000000"/>
        </w:rPr>
        <w:t xml:space="preserve">[J]. </w:t>
      </w:r>
      <w:r w:rsidRPr="00C92D2B">
        <w:rPr>
          <w:rFonts w:hint="eastAsia"/>
          <w:color w:val="000000"/>
        </w:rPr>
        <w:t>软件学报</w:t>
      </w:r>
      <w:r w:rsidRPr="00C92D2B">
        <w:rPr>
          <w:rFonts w:hint="eastAsia"/>
          <w:color w:val="000000"/>
        </w:rPr>
        <w:t>, 2017, 28(7): 1640-1654.</w:t>
      </w:r>
      <w:bookmarkEnd w:id="148"/>
    </w:p>
    <w:p w14:paraId="3FCDD54D" w14:textId="0684301D" w:rsidR="00C92D2B" w:rsidRPr="00C92D2B" w:rsidRDefault="00C92D2B" w:rsidP="00563AA9">
      <w:pPr>
        <w:pStyle w:val="afc"/>
        <w:widowControl/>
        <w:numPr>
          <w:ilvl w:val="0"/>
          <w:numId w:val="11"/>
        </w:numPr>
        <w:spacing w:line="300" w:lineRule="auto"/>
        <w:ind w:firstLineChars="0"/>
        <w:jc w:val="left"/>
        <w:outlineLvl w:val="0"/>
        <w:rPr>
          <w:color w:val="000000"/>
        </w:rPr>
      </w:pPr>
      <w:bookmarkStart w:id="149" w:name="_Ref229513291"/>
      <w:r w:rsidRPr="00C92D2B">
        <w:rPr>
          <w:rFonts w:hint="eastAsia"/>
          <w:color w:val="000000"/>
        </w:rPr>
        <w:t>张娜</w:t>
      </w:r>
      <w:r w:rsidRPr="00C92D2B">
        <w:rPr>
          <w:rFonts w:hint="eastAsia"/>
          <w:color w:val="000000"/>
        </w:rPr>
        <w:t xml:space="preserve">, </w:t>
      </w:r>
      <w:r w:rsidRPr="00C92D2B">
        <w:rPr>
          <w:rFonts w:hint="eastAsia"/>
          <w:color w:val="000000"/>
        </w:rPr>
        <w:t>赵罘</w:t>
      </w:r>
      <w:r w:rsidRPr="00C92D2B">
        <w:rPr>
          <w:rFonts w:hint="eastAsia"/>
          <w:color w:val="000000"/>
        </w:rPr>
        <w:t xml:space="preserve">. </w:t>
      </w:r>
      <w:r w:rsidRPr="00C92D2B">
        <w:rPr>
          <w:rFonts w:hint="eastAsia"/>
          <w:color w:val="000000"/>
        </w:rPr>
        <w:t>基于非等值初始量蚁群算法的矩形优化排料</w:t>
      </w:r>
      <w:r w:rsidRPr="00C92D2B">
        <w:rPr>
          <w:rFonts w:hint="eastAsia"/>
          <w:color w:val="000000"/>
        </w:rPr>
        <w:t xml:space="preserve">[J]. </w:t>
      </w:r>
      <w:r w:rsidRPr="00C92D2B">
        <w:rPr>
          <w:rFonts w:hint="eastAsia"/>
          <w:color w:val="000000"/>
        </w:rPr>
        <w:t>北京化工大学学报</w:t>
      </w:r>
      <w:r w:rsidRPr="00C92D2B">
        <w:rPr>
          <w:rFonts w:hint="eastAsia"/>
          <w:color w:val="000000"/>
        </w:rPr>
        <w:t>(</w:t>
      </w:r>
      <w:r w:rsidRPr="00C92D2B">
        <w:rPr>
          <w:rFonts w:hint="eastAsia"/>
          <w:color w:val="000000"/>
        </w:rPr>
        <w:t>自然科学版</w:t>
      </w:r>
      <w:r w:rsidRPr="00C92D2B">
        <w:rPr>
          <w:rFonts w:hint="eastAsia"/>
          <w:color w:val="000000"/>
        </w:rPr>
        <w:t>), 2019, 46(6): 72-77.</w:t>
      </w:r>
      <w:bookmarkEnd w:id="149"/>
    </w:p>
    <w:p w14:paraId="0D579D10" w14:textId="18366FA7" w:rsidR="00C92D2B" w:rsidRPr="00C92D2B" w:rsidRDefault="00C92D2B" w:rsidP="00563AA9">
      <w:pPr>
        <w:pStyle w:val="afc"/>
        <w:widowControl/>
        <w:numPr>
          <w:ilvl w:val="0"/>
          <w:numId w:val="11"/>
        </w:numPr>
        <w:spacing w:line="300" w:lineRule="auto"/>
        <w:ind w:firstLineChars="0"/>
        <w:jc w:val="left"/>
        <w:outlineLvl w:val="0"/>
        <w:rPr>
          <w:color w:val="000000"/>
        </w:rPr>
      </w:pPr>
      <w:bookmarkStart w:id="150" w:name="_Ref229513292"/>
      <w:r w:rsidRPr="00C92D2B">
        <w:rPr>
          <w:rFonts w:hint="eastAsia"/>
          <w:color w:val="000000"/>
        </w:rPr>
        <w:t>张鹏程</w:t>
      </w:r>
      <w:r w:rsidRPr="00C92D2B">
        <w:rPr>
          <w:rFonts w:hint="eastAsia"/>
          <w:color w:val="000000"/>
        </w:rPr>
        <w:t xml:space="preserve">, </w:t>
      </w:r>
      <w:r w:rsidRPr="00C92D2B">
        <w:rPr>
          <w:rFonts w:hint="eastAsia"/>
          <w:color w:val="000000"/>
        </w:rPr>
        <w:t>王文成</w:t>
      </w:r>
      <w:r w:rsidRPr="00C92D2B">
        <w:rPr>
          <w:rFonts w:hint="eastAsia"/>
          <w:color w:val="000000"/>
        </w:rPr>
        <w:t xml:space="preserve">, </w:t>
      </w:r>
      <w:r w:rsidRPr="00C92D2B">
        <w:rPr>
          <w:rFonts w:hint="eastAsia"/>
          <w:color w:val="000000"/>
        </w:rPr>
        <w:t>张铁壁</w:t>
      </w:r>
      <w:r w:rsidRPr="00C92D2B">
        <w:rPr>
          <w:rFonts w:hint="eastAsia"/>
          <w:color w:val="000000"/>
        </w:rPr>
        <w:t xml:space="preserve">, </w:t>
      </w:r>
      <w:r w:rsidRPr="00C92D2B">
        <w:rPr>
          <w:rFonts w:hint="eastAsia"/>
          <w:color w:val="000000"/>
        </w:rPr>
        <w:t>等</w:t>
      </w:r>
      <w:r w:rsidRPr="00C92D2B">
        <w:rPr>
          <w:rFonts w:hint="eastAsia"/>
          <w:color w:val="000000"/>
        </w:rPr>
        <w:t xml:space="preserve">. </w:t>
      </w:r>
      <w:r w:rsidRPr="00C92D2B">
        <w:rPr>
          <w:rFonts w:hint="eastAsia"/>
          <w:color w:val="000000"/>
        </w:rPr>
        <w:t>满足“一刀切”约束的单侧最低水平线法求解排样问题</w:t>
      </w:r>
      <w:r w:rsidRPr="00C92D2B">
        <w:rPr>
          <w:rFonts w:hint="eastAsia"/>
          <w:color w:val="000000"/>
        </w:rPr>
        <w:t xml:space="preserve">[J]. </w:t>
      </w:r>
      <w:r w:rsidRPr="00C92D2B">
        <w:rPr>
          <w:rFonts w:hint="eastAsia"/>
          <w:color w:val="000000"/>
        </w:rPr>
        <w:t>河北水利电力学院学报</w:t>
      </w:r>
      <w:r w:rsidRPr="00C92D2B">
        <w:rPr>
          <w:rFonts w:hint="eastAsia"/>
          <w:color w:val="000000"/>
        </w:rPr>
        <w:t>, 2023, 33(2): 70-76.</w:t>
      </w:r>
      <w:bookmarkEnd w:id="150"/>
    </w:p>
    <w:p w14:paraId="7A50734A" w14:textId="7B660619" w:rsidR="00C92D2B" w:rsidRPr="00C92D2B" w:rsidRDefault="00C92D2B" w:rsidP="00563AA9">
      <w:pPr>
        <w:pStyle w:val="afc"/>
        <w:widowControl/>
        <w:numPr>
          <w:ilvl w:val="0"/>
          <w:numId w:val="11"/>
        </w:numPr>
        <w:spacing w:line="300" w:lineRule="auto"/>
        <w:ind w:firstLineChars="0"/>
        <w:jc w:val="left"/>
        <w:outlineLvl w:val="0"/>
        <w:rPr>
          <w:color w:val="000000"/>
        </w:rPr>
      </w:pPr>
      <w:bookmarkStart w:id="151" w:name="_Ref229513294"/>
      <w:r w:rsidRPr="00C92D2B">
        <w:rPr>
          <w:color w:val="000000"/>
        </w:rPr>
        <w:t>WEI L, OON W C, ZHU W, LIM A. A skyline heuristic for the 2D rectangular packing and strip packing problems[J]. European Journal of Operational Research, 2011, 215(2): 337-346.</w:t>
      </w:r>
      <w:bookmarkEnd w:id="151"/>
    </w:p>
    <w:p w14:paraId="4317AF0C" w14:textId="1404E246" w:rsidR="00C92D2B" w:rsidRPr="00C92D2B" w:rsidRDefault="00C92D2B" w:rsidP="00563AA9">
      <w:pPr>
        <w:pStyle w:val="afc"/>
        <w:widowControl/>
        <w:numPr>
          <w:ilvl w:val="0"/>
          <w:numId w:val="11"/>
        </w:numPr>
        <w:spacing w:line="300" w:lineRule="auto"/>
        <w:ind w:firstLineChars="0"/>
        <w:jc w:val="left"/>
        <w:outlineLvl w:val="0"/>
        <w:rPr>
          <w:color w:val="000000"/>
        </w:rPr>
      </w:pPr>
      <w:bookmarkStart w:id="152" w:name="_Ref229513338"/>
      <w:r w:rsidRPr="00C92D2B">
        <w:rPr>
          <w:rFonts w:hint="eastAsia"/>
          <w:color w:val="000000"/>
        </w:rPr>
        <w:t>张德富</w:t>
      </w:r>
      <w:r w:rsidRPr="00C92D2B">
        <w:rPr>
          <w:rFonts w:hint="eastAsia"/>
          <w:color w:val="000000"/>
        </w:rPr>
        <w:t xml:space="preserve">, </w:t>
      </w:r>
      <w:r w:rsidRPr="00C92D2B">
        <w:rPr>
          <w:rFonts w:hint="eastAsia"/>
          <w:color w:val="000000"/>
        </w:rPr>
        <w:t>韩水华</w:t>
      </w:r>
      <w:r w:rsidRPr="00C92D2B">
        <w:rPr>
          <w:rFonts w:hint="eastAsia"/>
          <w:color w:val="000000"/>
        </w:rPr>
        <w:t xml:space="preserve">, </w:t>
      </w:r>
      <w:r w:rsidRPr="00C92D2B">
        <w:rPr>
          <w:rFonts w:hint="eastAsia"/>
          <w:color w:val="000000"/>
        </w:rPr>
        <w:t>叶卫国</w:t>
      </w:r>
      <w:r w:rsidRPr="00C92D2B">
        <w:rPr>
          <w:rFonts w:hint="eastAsia"/>
          <w:color w:val="000000"/>
        </w:rPr>
        <w:t xml:space="preserve">. </w:t>
      </w:r>
      <w:r w:rsidRPr="00C92D2B">
        <w:rPr>
          <w:rFonts w:hint="eastAsia"/>
          <w:color w:val="000000"/>
        </w:rPr>
        <w:t>求解矩形</w:t>
      </w:r>
      <w:r w:rsidRPr="00C92D2B">
        <w:rPr>
          <w:rFonts w:hint="eastAsia"/>
          <w:color w:val="000000"/>
        </w:rPr>
        <w:t>Packing</w:t>
      </w:r>
      <w:r w:rsidRPr="00C92D2B">
        <w:rPr>
          <w:rFonts w:hint="eastAsia"/>
          <w:color w:val="000000"/>
        </w:rPr>
        <w:t>问题的砌墙式启发式算法</w:t>
      </w:r>
      <w:r w:rsidRPr="00C92D2B">
        <w:rPr>
          <w:rFonts w:hint="eastAsia"/>
          <w:color w:val="000000"/>
        </w:rPr>
        <w:t xml:space="preserve">[J]. </w:t>
      </w:r>
      <w:r w:rsidRPr="00C92D2B">
        <w:rPr>
          <w:rFonts w:hint="eastAsia"/>
          <w:color w:val="000000"/>
        </w:rPr>
        <w:t>计算机学报</w:t>
      </w:r>
      <w:r w:rsidRPr="00C92D2B">
        <w:rPr>
          <w:rFonts w:hint="eastAsia"/>
          <w:color w:val="000000"/>
        </w:rPr>
        <w:t>, 2008, 31(3): 509-515.</w:t>
      </w:r>
      <w:bookmarkEnd w:id="152"/>
    </w:p>
    <w:p w14:paraId="636B6005" w14:textId="1A694E34" w:rsidR="00C92D2B" w:rsidRPr="00563AA9" w:rsidRDefault="00C92D2B" w:rsidP="00563AA9">
      <w:pPr>
        <w:pStyle w:val="afc"/>
        <w:widowControl/>
        <w:numPr>
          <w:ilvl w:val="0"/>
          <w:numId w:val="11"/>
        </w:numPr>
        <w:spacing w:line="300" w:lineRule="auto"/>
        <w:ind w:firstLineChars="0"/>
        <w:jc w:val="left"/>
        <w:outlineLvl w:val="0"/>
        <w:rPr>
          <w:color w:val="000000"/>
        </w:rPr>
        <w:sectPr w:rsidR="00C92D2B" w:rsidRPr="00563AA9" w:rsidSect="008F2AF4">
          <w:type w:val="continuous"/>
          <w:pgSz w:w="11906" w:h="16838"/>
          <w:pgMar w:top="1134" w:right="1134" w:bottom="1134" w:left="1701" w:header="851" w:footer="425" w:gutter="0"/>
          <w:cols w:space="720"/>
          <w:docGrid w:type="linesAndChars" w:linePitch="312"/>
        </w:sectPr>
      </w:pPr>
      <w:bookmarkStart w:id="153" w:name="_Ref229513368"/>
      <w:r w:rsidRPr="00563AA9">
        <w:rPr>
          <w:rFonts w:hint="eastAsia"/>
          <w:color w:val="000000"/>
        </w:rPr>
        <w:t>江俊锋</w:t>
      </w:r>
      <w:r w:rsidRPr="00563AA9">
        <w:rPr>
          <w:rFonts w:hint="eastAsia"/>
          <w:color w:val="000000"/>
        </w:rPr>
        <w:t xml:space="preserve">, </w:t>
      </w:r>
      <w:r w:rsidRPr="00563AA9">
        <w:rPr>
          <w:rFonts w:hint="eastAsia"/>
          <w:color w:val="000000"/>
        </w:rPr>
        <w:t>付明涛</w:t>
      </w:r>
      <w:r w:rsidRPr="00563AA9">
        <w:rPr>
          <w:rFonts w:hint="eastAsia"/>
          <w:color w:val="000000"/>
        </w:rPr>
        <w:t xml:space="preserve">, </w:t>
      </w:r>
      <w:r w:rsidRPr="00563AA9">
        <w:rPr>
          <w:rFonts w:hint="eastAsia"/>
          <w:color w:val="000000"/>
        </w:rPr>
        <w:t>么傲然</w:t>
      </w:r>
      <w:r w:rsidRPr="00563AA9">
        <w:rPr>
          <w:rFonts w:hint="eastAsia"/>
          <w:color w:val="000000"/>
        </w:rPr>
        <w:t xml:space="preserve">, </w:t>
      </w:r>
      <w:r w:rsidRPr="00563AA9">
        <w:rPr>
          <w:rFonts w:hint="eastAsia"/>
          <w:color w:val="000000"/>
        </w:rPr>
        <w:t>陈正波</w:t>
      </w:r>
      <w:r w:rsidRPr="00563AA9">
        <w:rPr>
          <w:rFonts w:hint="eastAsia"/>
          <w:color w:val="000000"/>
        </w:rPr>
        <w:t xml:space="preserve">. </w:t>
      </w:r>
      <w:r w:rsidRPr="00563AA9">
        <w:rPr>
          <w:rFonts w:hint="eastAsia"/>
          <w:color w:val="000000"/>
        </w:rPr>
        <w:t>定制家具板件开料顺序优化研究</w:t>
      </w:r>
      <w:r w:rsidRPr="00563AA9">
        <w:rPr>
          <w:rFonts w:hint="eastAsia"/>
          <w:color w:val="000000"/>
        </w:rPr>
        <w:t xml:space="preserve">[J]. </w:t>
      </w:r>
      <w:r w:rsidRPr="00563AA9">
        <w:rPr>
          <w:rFonts w:hint="eastAsia"/>
          <w:color w:val="000000"/>
        </w:rPr>
        <w:t>林业机械与木工设备</w:t>
      </w:r>
      <w:r w:rsidRPr="00563AA9">
        <w:rPr>
          <w:rFonts w:hint="eastAsia"/>
          <w:color w:val="000000"/>
        </w:rPr>
        <w:t>, 2025, 53(9): 87-93.</w:t>
      </w:r>
      <w:bookmarkEnd w:id="153"/>
    </w:p>
    <w:p w14:paraId="294F9EBF" w14:textId="77777777" w:rsidR="004A2E15" w:rsidRDefault="00000000">
      <w:pPr>
        <w:widowControl/>
        <w:spacing w:beforeLines="100" w:before="312" w:afterLines="100" w:after="312"/>
        <w:jc w:val="center"/>
        <w:outlineLvl w:val="0"/>
        <w:rPr>
          <w:b/>
          <w:color w:val="000000"/>
          <w:sz w:val="36"/>
          <w:szCs w:val="36"/>
        </w:rPr>
      </w:pPr>
      <w:bookmarkStart w:id="154" w:name="_Toc229467685"/>
      <w:r>
        <w:rPr>
          <w:rFonts w:hint="eastAsia"/>
          <w:b/>
          <w:color w:val="000000"/>
          <w:sz w:val="36"/>
          <w:szCs w:val="36"/>
        </w:rPr>
        <w:lastRenderedPageBreak/>
        <w:t>致谢</w:t>
      </w:r>
      <w:bookmarkEnd w:id="154"/>
    </w:p>
    <w:p w14:paraId="6E89D3AF" w14:textId="7F8E1CF8" w:rsidR="004A2E15" w:rsidRDefault="00000000">
      <w:pPr>
        <w:spacing w:beforeLines="50" w:before="156" w:afterLines="50" w:after="156" w:line="300" w:lineRule="auto"/>
        <w:ind w:firstLine="420"/>
        <w:rPr>
          <w:color w:val="000000"/>
        </w:rPr>
        <w:sectPr w:rsidR="004A2E15" w:rsidSect="008F2AF4">
          <w:pgSz w:w="11906" w:h="16838"/>
          <w:pgMar w:top="1134" w:right="1134" w:bottom="1134" w:left="1701" w:header="851" w:footer="425" w:gutter="0"/>
          <w:cols w:space="720"/>
          <w:docGrid w:type="linesAndChars" w:linePitch="312"/>
        </w:sectPr>
      </w:pPr>
      <w:bookmarkStart w:id="155" w:name="_Toc494355955"/>
      <w:bookmarkStart w:id="156" w:name="_Toc494438443"/>
      <w:bookmarkStart w:id="157" w:name="_Toc228343435"/>
      <w:bookmarkStart w:id="158" w:name="_Toc494443561"/>
      <w:bookmarkStart w:id="159" w:name="_Toc494442232"/>
      <w:r>
        <w:rPr>
          <w:rFonts w:cs="宋体"/>
          <w:color w:val="000000"/>
          <w:sz w:val="24"/>
        </w:rPr>
        <w:t>在本次毕业设计和论文撰写过程中，首先感谢指导教师在选题、系统设计、论文结构和开发思路方面给予的指导。感谢学院各位老师在专业课程学习中提供的帮助，使本人能够将软件工程、数据库、</w:t>
      </w:r>
      <w:r>
        <w:rPr>
          <w:rFonts w:cs="宋体"/>
          <w:color w:val="000000"/>
          <w:sz w:val="24"/>
        </w:rPr>
        <w:t>Java Web</w:t>
      </w:r>
      <w:r>
        <w:rPr>
          <w:rFonts w:cs="宋体"/>
          <w:color w:val="000000"/>
          <w:sz w:val="24"/>
        </w:rPr>
        <w:t>开发等知识应用到毕业设计中。感谢同学在系统测试、问题讨论和资料整理过程中给予的支持。最后，感谢家人在学习和生活中给予的理解与鼓励。</w:t>
      </w:r>
      <w:bookmarkEnd w:id="155"/>
      <w:bookmarkEnd w:id="156"/>
      <w:bookmarkEnd w:id="157"/>
      <w:bookmarkEnd w:id="158"/>
      <w:bookmarkEnd w:id="159"/>
    </w:p>
    <w:p w14:paraId="388AD9A9" w14:textId="77777777" w:rsidR="004A2E15" w:rsidRDefault="004A2E15">
      <w:pPr>
        <w:widowControl/>
        <w:jc w:val="left"/>
        <w:outlineLvl w:val="0"/>
        <w:rPr>
          <w:b/>
          <w:color w:val="000000"/>
          <w:sz w:val="28"/>
          <w:szCs w:val="28"/>
        </w:rPr>
        <w:sectPr w:rsidR="004A2E15" w:rsidSect="008F2AF4">
          <w:type w:val="continuous"/>
          <w:pgSz w:w="11906" w:h="16838"/>
          <w:pgMar w:top="1134" w:right="1134" w:bottom="1134" w:left="1701" w:header="851" w:footer="425" w:gutter="0"/>
          <w:cols w:space="720"/>
          <w:docGrid w:type="linesAndChars" w:linePitch="312"/>
        </w:sectPr>
      </w:pPr>
    </w:p>
    <w:p w14:paraId="41CCF040" w14:textId="77777777" w:rsidR="004A2E15" w:rsidRDefault="00000000">
      <w:pPr>
        <w:widowControl/>
        <w:jc w:val="left"/>
        <w:outlineLvl w:val="0"/>
        <w:rPr>
          <w:b/>
          <w:color w:val="000000"/>
          <w:sz w:val="28"/>
          <w:szCs w:val="28"/>
        </w:rPr>
      </w:pPr>
      <w:bookmarkStart w:id="160" w:name="_Toc229467686"/>
      <w:r>
        <w:rPr>
          <w:rFonts w:hint="eastAsia"/>
          <w:b/>
          <w:color w:val="000000"/>
          <w:sz w:val="28"/>
          <w:szCs w:val="28"/>
        </w:rPr>
        <w:lastRenderedPageBreak/>
        <w:t>附录</w:t>
      </w:r>
      <w:bookmarkEnd w:id="160"/>
      <w:r>
        <w:rPr>
          <w:rFonts w:hint="eastAsia"/>
          <w:b/>
          <w:color w:val="000000"/>
          <w:sz w:val="28"/>
          <w:szCs w:val="28"/>
        </w:rPr>
        <w:t xml:space="preserve"> </w:t>
      </w:r>
    </w:p>
    <w:sectPr w:rsidR="004A2E15" w:rsidSect="008F2AF4">
      <w:pgSz w:w="11906" w:h="16838"/>
      <w:pgMar w:top="1134" w:right="1134" w:bottom="1134" w:left="1701" w:header="851" w:footer="425" w:gutter="0"/>
      <w:cols w:space="720"/>
      <w:docGrid w:type="linesAndChar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林虞" w:date="2026-05-08T15:13:00Z" w:initials="">
    <w:p w14:paraId="5CB9A4AB" w14:textId="77777777" w:rsidR="004A2E15" w:rsidRDefault="001809C4">
      <w:pPr>
        <w:pStyle w:val="a4"/>
      </w:pPr>
      <w:r>
        <w:rPr>
          <w:rStyle w:val="afb"/>
        </w:rPr>
        <w:annotationRef/>
      </w:r>
      <w:r>
        <w:rPr>
          <w:rFonts w:hint="eastAsia"/>
        </w:rPr>
        <w:t>摘要太简单了。要注重本文的创新点。</w:t>
      </w:r>
    </w:p>
    <w:p w14:paraId="18BC19DB" w14:textId="77777777" w:rsidR="004A2E15" w:rsidRDefault="004A2E15">
      <w:pPr>
        <w:pStyle w:val="a4"/>
      </w:pPr>
    </w:p>
    <w:p w14:paraId="6D150159" w14:textId="77777777" w:rsidR="004A2E15" w:rsidRDefault="00000000">
      <w:pPr>
        <w:pStyle w:val="a4"/>
        <w:numPr>
          <w:ilvl w:val="0"/>
          <w:numId w:val="1"/>
        </w:numPr>
      </w:pPr>
      <w:r>
        <w:rPr>
          <w:rFonts w:hint="eastAsia"/>
        </w:rPr>
        <w:t xml:space="preserve"> </w:t>
      </w:r>
      <w:r>
        <w:rPr>
          <w:rFonts w:hint="eastAsia"/>
        </w:rPr>
        <w:t>简单介绍系统的实现，各模块负责的功能。</w:t>
      </w:r>
    </w:p>
    <w:p w14:paraId="138573D5" w14:textId="77777777" w:rsidR="004A2E15" w:rsidRDefault="00000000">
      <w:pPr>
        <w:pStyle w:val="a4"/>
        <w:numPr>
          <w:ilvl w:val="0"/>
          <w:numId w:val="1"/>
        </w:numPr>
      </w:pPr>
      <w:r>
        <w:rPr>
          <w:rFonts w:hint="eastAsia"/>
        </w:rPr>
        <w:t>排样算法是重点，请更详细的介绍。</w:t>
      </w:r>
    </w:p>
    <w:p w14:paraId="464D72FB" w14:textId="77777777" w:rsidR="004A2E15" w:rsidRDefault="004A2E15">
      <w:pPr>
        <w:pStyle w:val="a4"/>
      </w:pPr>
    </w:p>
  </w:comment>
  <w:comment w:id="9" w:author="林虞" w:date="2026-05-08T15:15:00Z" w:initials="">
    <w:p w14:paraId="6321F99A" w14:textId="77777777" w:rsidR="004A2E15" w:rsidRDefault="001809C4">
      <w:pPr>
        <w:pStyle w:val="a4"/>
      </w:pPr>
      <w:r>
        <w:rPr>
          <w:rStyle w:val="afb"/>
        </w:rPr>
        <w:annotationRef/>
      </w:r>
      <w:r>
        <w:rPr>
          <w:rFonts w:hint="eastAsia"/>
        </w:rPr>
        <w:t>格式不对。</w:t>
      </w:r>
    </w:p>
    <w:p w14:paraId="42EA8994" w14:textId="77777777" w:rsidR="004A2E15" w:rsidRDefault="00000000">
      <w:pPr>
        <w:pStyle w:val="a4"/>
      </w:pPr>
      <w:r>
        <w:rPr>
          <w:rFonts w:hint="eastAsia"/>
        </w:rPr>
        <w:t xml:space="preserve">1 </w:t>
      </w:r>
      <w:r>
        <w:rPr>
          <w:rFonts w:hint="eastAsia"/>
        </w:rPr>
        <w:t>引言</w:t>
      </w:r>
    </w:p>
  </w:comment>
  <w:comment w:id="22" w:author="林虞" w:date="2026-05-08T15:16:00Z" w:initials="">
    <w:p w14:paraId="1F0FC4EA" w14:textId="77777777" w:rsidR="004A2E15" w:rsidRDefault="001809C4">
      <w:pPr>
        <w:pStyle w:val="a4"/>
      </w:pPr>
      <w:r>
        <w:rPr>
          <w:rStyle w:val="afb"/>
        </w:rPr>
        <w:annotationRef/>
      </w:r>
      <w:r>
        <w:rPr>
          <w:rFonts w:hint="eastAsia"/>
        </w:rPr>
        <w:t>请加入课题的发展现状，介绍相关的参考文献。</w:t>
      </w:r>
    </w:p>
  </w:comment>
  <w:comment w:id="54" w:author="林虞" w:date="2026-05-08T15:17:00Z" w:initials="">
    <w:p w14:paraId="7A180D31" w14:textId="77777777" w:rsidR="004A2E15" w:rsidRDefault="001809C4">
      <w:pPr>
        <w:pStyle w:val="a4"/>
      </w:pPr>
      <w:r>
        <w:rPr>
          <w:rStyle w:val="afb"/>
        </w:rPr>
        <w:annotationRef/>
      </w:r>
      <w:r>
        <w:rPr>
          <w:rFonts w:hint="eastAsia"/>
        </w:rPr>
        <w:t>删掉下面两行</w:t>
      </w:r>
    </w:p>
  </w:comment>
  <w:comment w:id="62" w:author="林虞" w:date="2026-05-08T15:17:00Z" w:initials="">
    <w:p w14:paraId="6008C935" w14:textId="77777777" w:rsidR="004A2E15" w:rsidRDefault="001809C4">
      <w:pPr>
        <w:pStyle w:val="a4"/>
      </w:pPr>
      <w:r>
        <w:rPr>
          <w:rStyle w:val="afb"/>
        </w:rPr>
        <w:annotationRef/>
      </w:r>
      <w:r>
        <w:rPr>
          <w:rFonts w:hint="eastAsia"/>
        </w:rPr>
        <w:t>格式错误。</w:t>
      </w:r>
    </w:p>
  </w:comment>
  <w:comment w:id="79" w:author="林虞" w:date="2026-05-08T15:17:00Z" w:initials="">
    <w:p w14:paraId="519666E0" w14:textId="77777777" w:rsidR="004A2E15" w:rsidRDefault="001809C4">
      <w:pPr>
        <w:pStyle w:val="a4"/>
      </w:pPr>
      <w:r>
        <w:rPr>
          <w:rStyle w:val="afb"/>
        </w:rPr>
        <w:annotationRef/>
      </w:r>
      <w:r>
        <w:rPr>
          <w:rFonts w:hint="eastAsia"/>
        </w:rPr>
        <w:t>删掉这两行。</w:t>
      </w:r>
    </w:p>
  </w:comment>
  <w:comment w:id="100" w:author="林虞" w:date="2026-05-08T15:17:00Z" w:initials="">
    <w:p w14:paraId="77200993" w14:textId="77777777" w:rsidR="004A2E15" w:rsidRDefault="001809C4">
      <w:pPr>
        <w:pStyle w:val="a4"/>
      </w:pPr>
      <w:r>
        <w:rPr>
          <w:rStyle w:val="afb"/>
        </w:rPr>
        <w:annotationRef/>
      </w:r>
      <w:r>
        <w:rPr>
          <w:rFonts w:hint="eastAsia"/>
        </w:rPr>
        <w:t>这个可以多讲一些，并解释一下如何使用该算法（算法联系板材切割）</w:t>
      </w:r>
    </w:p>
  </w:comment>
  <w:comment w:id="102" w:author="林虞" w:date="2026-05-08T15:18:00Z" w:initials="">
    <w:p w14:paraId="4F5DAD2A" w14:textId="77777777" w:rsidR="004A2E15" w:rsidRDefault="001809C4">
      <w:pPr>
        <w:pStyle w:val="a4"/>
      </w:pPr>
      <w:r>
        <w:rPr>
          <w:rStyle w:val="afb"/>
        </w:rPr>
        <w:annotationRef/>
      </w:r>
      <w:r>
        <w:rPr>
          <w:rFonts w:hint="eastAsia"/>
        </w:rPr>
        <w:t>请删除不必要的空格。</w:t>
      </w:r>
    </w:p>
  </w:comment>
  <w:comment w:id="107" w:author="林虞" w:date="2026-05-08T15:19:00Z" w:initials="">
    <w:p w14:paraId="2EE83E4E" w14:textId="77777777" w:rsidR="004A2E15" w:rsidRDefault="001809C4">
      <w:pPr>
        <w:pStyle w:val="a4"/>
      </w:pPr>
      <w:r>
        <w:rPr>
          <w:rStyle w:val="afb"/>
        </w:rPr>
        <w:annotationRef/>
      </w:r>
      <w:r>
        <w:rPr>
          <w:rFonts w:hint="eastAsia"/>
        </w:rPr>
        <w:t>包括不少于</w:t>
      </w:r>
      <w:r>
        <w:rPr>
          <w:rFonts w:hint="eastAsia"/>
        </w:rPr>
        <w:t>3</w:t>
      </w:r>
      <w:r>
        <w:rPr>
          <w:rFonts w:hint="eastAsia"/>
        </w:rPr>
        <w:t>张用例图。</w:t>
      </w:r>
    </w:p>
  </w:comment>
  <w:comment w:id="114" w:author="林虞" w:date="2026-05-08T15:19:00Z" w:initials="">
    <w:p w14:paraId="64D75387" w14:textId="77777777" w:rsidR="004A2E15" w:rsidRDefault="001809C4">
      <w:pPr>
        <w:pStyle w:val="a4"/>
      </w:pPr>
      <w:r>
        <w:rPr>
          <w:rStyle w:val="afb"/>
        </w:rPr>
        <w:annotationRef/>
      </w:r>
      <w:r>
        <w:rPr>
          <w:rFonts w:hint="eastAsia"/>
        </w:rPr>
        <w:t>包括</w:t>
      </w:r>
      <w:r>
        <w:rPr>
          <w:rFonts w:hint="eastAsia"/>
        </w:rPr>
        <w:t xml:space="preserve"> </w:t>
      </w:r>
      <w:r>
        <w:rPr>
          <w:rFonts w:hint="eastAsia"/>
        </w:rPr>
        <w:t>数据模型</w:t>
      </w:r>
      <w:r>
        <w:rPr>
          <w:rFonts w:hint="eastAsia"/>
        </w:rPr>
        <w:t>ER</w:t>
      </w:r>
      <w:r>
        <w:rPr>
          <w:rFonts w:hint="eastAsia"/>
        </w:rPr>
        <w:t>图，不少于</w:t>
      </w:r>
      <w:r>
        <w:rPr>
          <w:rFonts w:hint="eastAsia"/>
        </w:rPr>
        <w:t>3</w:t>
      </w:r>
      <w:r>
        <w:rPr>
          <w:rFonts w:hint="eastAsia"/>
        </w:rPr>
        <w:t>张数据表格。</w:t>
      </w:r>
    </w:p>
  </w:comment>
  <w:comment w:id="117" w:author="林虞" w:date="2026-05-08T15:19:00Z" w:initials="">
    <w:p w14:paraId="04F1C99F" w14:textId="77777777" w:rsidR="001D00DF" w:rsidRDefault="001D00DF" w:rsidP="001D00DF">
      <w:pPr>
        <w:pStyle w:val="a4"/>
      </w:pPr>
      <w:r>
        <w:rPr>
          <w:rStyle w:val="afb"/>
        </w:rPr>
        <w:annotationRef/>
      </w:r>
      <w:r>
        <w:rPr>
          <w:rFonts w:hint="eastAsia"/>
        </w:rPr>
        <w:t>介绍的太简单了。排版问题如何抽象成一个建模问题？如何用算法解决该问题。</w:t>
      </w:r>
    </w:p>
    <w:p w14:paraId="4AD09647" w14:textId="77777777" w:rsidR="001D00DF" w:rsidRDefault="001D00DF" w:rsidP="001D00DF">
      <w:pPr>
        <w:pStyle w:val="a4"/>
      </w:pPr>
    </w:p>
    <w:p w14:paraId="3F220081" w14:textId="77777777" w:rsidR="001D00DF" w:rsidRDefault="001D00DF" w:rsidP="001D00DF">
      <w:pPr>
        <w:pStyle w:val="a4"/>
      </w:pPr>
      <w:r>
        <w:rPr>
          <w:rFonts w:hint="eastAsia"/>
        </w:rPr>
        <w:t>详细介绍这部分（其实也可以单独用一章来介绍）</w:t>
      </w:r>
    </w:p>
  </w:comment>
  <w:comment w:id="120" w:author="林虞" w:date="2026-05-08T15:22:00Z" w:initials="">
    <w:p w14:paraId="4EB7D8A3" w14:textId="77777777" w:rsidR="004A2E15" w:rsidRDefault="001809C4">
      <w:pPr>
        <w:pStyle w:val="a4"/>
      </w:pPr>
      <w:r>
        <w:rPr>
          <w:rStyle w:val="afb"/>
        </w:rPr>
        <w:annotationRef/>
      </w:r>
      <w:r>
        <w:rPr>
          <w:rFonts w:hint="eastAsia"/>
        </w:rPr>
        <w:t>系统实现要包含软件、硬件的截图。</w:t>
      </w:r>
    </w:p>
  </w:comment>
  <w:comment w:id="126" w:author="林虞" w:date="2026-05-08T15:22:00Z" w:initials="">
    <w:p w14:paraId="1DFEF529" w14:textId="77777777" w:rsidR="004A2E15" w:rsidRDefault="001809C4">
      <w:pPr>
        <w:pStyle w:val="a4"/>
      </w:pPr>
      <w:r>
        <w:rPr>
          <w:rStyle w:val="afb"/>
        </w:rPr>
        <w:annotationRef/>
      </w:r>
      <w:r>
        <w:rPr>
          <w:rFonts w:hint="eastAsia"/>
        </w:rPr>
        <w:t>不少于</w:t>
      </w:r>
      <w:r>
        <w:rPr>
          <w:rFonts w:hint="eastAsia"/>
        </w:rPr>
        <w:t>5</w:t>
      </w:r>
      <w:r>
        <w:rPr>
          <w:rFonts w:hint="eastAsia"/>
        </w:rPr>
        <w:t>种场景的测试用例表，以及测试的截图。</w:t>
      </w:r>
    </w:p>
  </w:comment>
  <w:comment w:id="136" w:author="林虞" w:date="2026-05-08T15:23:00Z" w:initials="">
    <w:p w14:paraId="102E7BCA" w14:textId="77777777" w:rsidR="004A2E15" w:rsidRDefault="001809C4">
      <w:pPr>
        <w:pStyle w:val="a4"/>
      </w:pPr>
      <w:r>
        <w:rPr>
          <w:rStyle w:val="afb"/>
        </w:rPr>
        <w:annotationRef/>
      </w:r>
      <w:r>
        <w:rPr>
          <w:rFonts w:hint="eastAsia"/>
        </w:rPr>
        <w:t>参考文献不少于</w:t>
      </w:r>
      <w:r>
        <w:rPr>
          <w:rFonts w:hint="eastAsia"/>
        </w:rPr>
        <w:t>10</w:t>
      </w:r>
      <w:r>
        <w:rPr>
          <w:rFonts w:hint="eastAsia"/>
        </w:rPr>
        <w:t>篇，至少一篇外文。</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64D72FB" w15:done="0"/>
  <w15:commentEx w15:paraId="42EA8994" w15:done="0"/>
  <w15:commentEx w15:paraId="1F0FC4EA" w15:done="0"/>
  <w15:commentEx w15:paraId="7A180D31" w15:done="0"/>
  <w15:commentEx w15:paraId="6008C935" w15:done="0"/>
  <w15:commentEx w15:paraId="519666E0" w15:done="0"/>
  <w15:commentEx w15:paraId="77200993" w15:done="0"/>
  <w15:commentEx w15:paraId="4F5DAD2A" w15:done="0"/>
  <w15:commentEx w15:paraId="2EE83E4E" w15:done="0"/>
  <w15:commentEx w15:paraId="64D75387" w15:done="0"/>
  <w15:commentEx w15:paraId="3F220081" w15:done="1"/>
  <w15:commentEx w15:paraId="4EB7D8A3" w15:done="0"/>
  <w15:commentEx w15:paraId="1DFEF529" w15:done="0"/>
  <w15:commentEx w15:paraId="102E7BC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64D72FB" w16cid:durableId="464D72FB"/>
  <w16cid:commentId w16cid:paraId="42EA8994" w16cid:durableId="42EA8994"/>
  <w16cid:commentId w16cid:paraId="1F0FC4EA" w16cid:durableId="1F0FC4EA"/>
  <w16cid:commentId w16cid:paraId="7A180D31" w16cid:durableId="7A180D31"/>
  <w16cid:commentId w16cid:paraId="6008C935" w16cid:durableId="6008C935"/>
  <w16cid:commentId w16cid:paraId="519666E0" w16cid:durableId="519666E0"/>
  <w16cid:commentId w16cid:paraId="77200993" w16cid:durableId="77200993"/>
  <w16cid:commentId w16cid:paraId="4F5DAD2A" w16cid:durableId="4F5DAD2A"/>
  <w16cid:commentId w16cid:paraId="2EE83E4E" w16cid:durableId="2EE83E4E"/>
  <w16cid:commentId w16cid:paraId="64D75387" w16cid:durableId="64D75387"/>
  <w16cid:commentId w16cid:paraId="3F220081" w16cid:durableId="12A04734"/>
  <w16cid:commentId w16cid:paraId="4EB7D8A3" w16cid:durableId="4EB7D8A3"/>
  <w16cid:commentId w16cid:paraId="1DFEF529" w16cid:durableId="1DFEF529"/>
  <w16cid:commentId w16cid:paraId="102E7BCA" w16cid:durableId="102E7BC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E1BE2E" w14:textId="77777777" w:rsidR="001704E0" w:rsidRDefault="001704E0">
      <w:r>
        <w:separator/>
      </w:r>
    </w:p>
  </w:endnote>
  <w:endnote w:type="continuationSeparator" w:id="0">
    <w:p w14:paraId="04A3664F" w14:textId="77777777" w:rsidR="001704E0" w:rsidRDefault="001704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MS Reference Specialty">
    <w:panose1 w:val="050005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A9DAA" w14:textId="77777777" w:rsidR="004A2E15" w:rsidRDefault="00000000">
    <w:pPr>
      <w:pStyle w:val="ae"/>
      <w:framePr w:wrap="around" w:vAnchor="text" w:hAnchor="margin" w:xAlign="center" w:y="1"/>
      <w:ind w:left="420" w:firstLine="360"/>
      <w:rPr>
        <w:rStyle w:val="af7"/>
      </w:rPr>
    </w:pPr>
    <w:r>
      <w:fldChar w:fldCharType="begin"/>
    </w:r>
    <w:r>
      <w:rPr>
        <w:rStyle w:val="af7"/>
      </w:rPr>
      <w:instrText xml:space="preserve">PAGE  </w:instrText>
    </w:r>
    <w:r>
      <w:fldChar w:fldCharType="separate"/>
    </w:r>
    <w:r>
      <w:rPr>
        <w:rStyle w:val="af7"/>
      </w:rPr>
      <w:t>- 19 -</w:t>
    </w:r>
    <w:r>
      <w:fldChar w:fldCharType="end"/>
    </w:r>
  </w:p>
  <w:p w14:paraId="04EF55B5" w14:textId="77777777" w:rsidR="004A2E15" w:rsidRDefault="004A2E15">
    <w:pPr>
      <w:pStyle w:val="ae"/>
      <w:ind w:left="42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5F088" w14:textId="77777777" w:rsidR="004A2E15" w:rsidRDefault="004A2E15">
    <w:pPr>
      <w:pStyle w:val="ae"/>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9C63B" w14:textId="77777777" w:rsidR="004A2E15" w:rsidRDefault="004A2E15">
    <w:pPr>
      <w:pStyle w:val="ae"/>
      <w:jc w:val="center"/>
      <w:rPr>
        <w:sz w:val="21"/>
      </w:rPr>
    </w:pPr>
  </w:p>
  <w:p w14:paraId="4C6687BF" w14:textId="77777777" w:rsidR="004A2E15" w:rsidRDefault="004A2E15">
    <w:pPr>
      <w:pStyle w:val="a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956FB" w14:textId="77777777" w:rsidR="004A2E15" w:rsidRDefault="00000000">
    <w:pPr>
      <w:pStyle w:val="ae"/>
      <w:jc w:val="center"/>
      <w:rPr>
        <w:sz w:val="21"/>
      </w:rPr>
    </w:pPr>
    <w:r>
      <w:rPr>
        <w:sz w:val="21"/>
      </w:rPr>
      <w:fldChar w:fldCharType="begin"/>
    </w:r>
    <w:r>
      <w:rPr>
        <w:sz w:val="21"/>
      </w:rPr>
      <w:instrText>PAGE   \* MERGEFORMAT</w:instrText>
    </w:r>
    <w:r>
      <w:rPr>
        <w:sz w:val="21"/>
      </w:rPr>
      <w:fldChar w:fldCharType="separate"/>
    </w:r>
    <w:r>
      <w:rPr>
        <w:sz w:val="21"/>
        <w:lang w:val="zh-CN"/>
      </w:rPr>
      <w:t>I</w:t>
    </w:r>
    <w:r>
      <w:rPr>
        <w:sz w:val="21"/>
      </w:rPr>
      <w:fldChar w:fldCharType="end"/>
    </w:r>
  </w:p>
  <w:p w14:paraId="2F7AC030" w14:textId="77777777" w:rsidR="004A2E15" w:rsidRDefault="004A2E15">
    <w:pPr>
      <w:pStyle w:val="ae"/>
      <w:jc w:val="center"/>
      <w:rPr>
        <w:sz w:val="21"/>
        <w:szCs w:val="21"/>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B6D27" w14:textId="77777777" w:rsidR="004A2E15" w:rsidRDefault="00000000">
    <w:pPr>
      <w:pStyle w:val="ae"/>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rPr>
      <w:t>12</w:t>
    </w:r>
    <w:r>
      <w:rPr>
        <w:sz w:val="21"/>
        <w:szCs w:val="21"/>
      </w:rPr>
      <w:fldChar w:fldCharType="end"/>
    </w:r>
  </w:p>
  <w:p w14:paraId="79372B4F" w14:textId="77777777" w:rsidR="004A2E15" w:rsidRDefault="004A2E15">
    <w:pPr>
      <w:pStyle w:val="ae"/>
      <w:rPr>
        <w:sz w:val="21"/>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3F3C5" w14:textId="77777777" w:rsidR="004A2E15" w:rsidRDefault="004A2E15">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AB76E" w14:textId="77777777" w:rsidR="001704E0" w:rsidRDefault="001704E0">
      <w:r>
        <w:separator/>
      </w:r>
    </w:p>
  </w:footnote>
  <w:footnote w:type="continuationSeparator" w:id="0">
    <w:p w14:paraId="2617DBE7" w14:textId="77777777" w:rsidR="001704E0" w:rsidRDefault="001704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FA10F" w14:textId="77777777" w:rsidR="004A2E15" w:rsidRDefault="004A2E15">
    <w:pPr>
      <w:pStyle w:val="af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E792D" w14:textId="77777777" w:rsidR="004A2E15" w:rsidRDefault="004A2E15">
    <w:pPr>
      <w:pStyle w:val="af0"/>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A280F" w14:textId="77777777" w:rsidR="004A2E15" w:rsidRDefault="004A2E15">
    <w:pPr>
      <w:pStyle w:val="af0"/>
      <w:jc w:val="both"/>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3A52D" w14:textId="77777777" w:rsidR="004A2E15" w:rsidRDefault="004A2E15">
    <w:pPr>
      <w:pStyle w:val="af0"/>
      <w:pBdr>
        <w:bottom w:val="none" w:sz="0" w:space="0"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A672C" w14:textId="77777777" w:rsidR="004A2E15" w:rsidRDefault="00000000">
    <w:pPr>
      <w:pStyle w:val="af0"/>
      <w:pBdr>
        <w:bottom w:val="single" w:sz="4" w:space="1" w:color="auto"/>
      </w:pBdr>
      <w:ind w:firstLine="360"/>
      <w:rPr>
        <w:sz w:val="21"/>
        <w:szCs w:val="21"/>
      </w:rPr>
    </w:pPr>
    <w:r>
      <w:rPr>
        <w:rFonts w:ascii="宋体" w:hAnsi="宋体" w:cs="宋体" w:hint="eastAsia"/>
        <w:color w:val="000000"/>
        <w:kern w:val="0"/>
        <w:sz w:val="21"/>
        <w:szCs w:val="21"/>
      </w:rPr>
      <w:t>福建农林大学本科毕业设计说明书</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7BE4C" w14:textId="77777777" w:rsidR="004A2E15" w:rsidRDefault="004A2E15">
    <w:pPr>
      <w:pStyle w:val="af0"/>
      <w:pBdr>
        <w:bottom w:val="none" w:sz="0" w:space="0" w:color="auto"/>
      </w:pBdr>
      <w:ind w:firstLine="36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4DC93" w14:textId="77777777" w:rsidR="004A2E15" w:rsidRDefault="004A2E15"/>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56CD8" w14:textId="77777777" w:rsidR="004A2E15" w:rsidRDefault="00000000">
    <w:pPr>
      <w:pStyle w:val="af0"/>
      <w:pBdr>
        <w:bottom w:val="single" w:sz="4" w:space="1" w:color="auto"/>
      </w:pBdr>
      <w:ind w:firstLine="360"/>
    </w:pPr>
    <w:r>
      <w:rPr>
        <w:rFonts w:ascii="宋体" w:hAnsi="宋体" w:cs="宋体" w:hint="eastAsia"/>
        <w:color w:val="000000"/>
        <w:kern w:val="0"/>
        <w:sz w:val="21"/>
        <w:szCs w:val="21"/>
      </w:rPr>
      <w:t>福建农林大学本科毕业</w:t>
    </w:r>
    <w:del w:id="40" w:author="林虞" w:date="2026-05-08T15:17:00Z">
      <w:r>
        <w:rPr>
          <w:rFonts w:ascii="宋体" w:hAnsi="宋体" w:cs="宋体"/>
          <w:color w:val="000000"/>
          <w:kern w:val="0"/>
          <w:sz w:val="21"/>
          <w:szCs w:val="21"/>
        </w:rPr>
        <w:delText>论文</w:delText>
      </w:r>
    </w:del>
    <w:ins w:id="41" w:author="林虞" w:date="2026-05-08T15:17:00Z">
      <w:r>
        <w:rPr>
          <w:rFonts w:ascii="宋体" w:hAnsi="宋体" w:cs="宋体" w:hint="eastAsia"/>
          <w:color w:val="000000"/>
          <w:kern w:val="0"/>
          <w:sz w:val="21"/>
          <w:szCs w:val="21"/>
        </w:rPr>
        <w:t>设计说明书</w:t>
      </w:r>
    </w:ins>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D5AEB19"/>
    <w:multiLevelType w:val="singleLevel"/>
    <w:tmpl w:val="FD5AEB19"/>
    <w:lvl w:ilvl="0">
      <w:start w:val="1"/>
      <w:numFmt w:val="decimal"/>
      <w:suff w:val="space"/>
      <w:lvlText w:val="%1."/>
      <w:lvlJc w:val="left"/>
    </w:lvl>
  </w:abstractNum>
  <w:abstractNum w:abstractNumId="1" w15:restartNumberingAfterBreak="0">
    <w:nsid w:val="13DC00F7"/>
    <w:multiLevelType w:val="multilevel"/>
    <w:tmpl w:val="13DC00F7"/>
    <w:lvl w:ilvl="0">
      <w:start w:val="1"/>
      <w:numFmt w:val="decimal"/>
      <w:lvlText w:val="%1"/>
      <w:lvlJc w:val="left"/>
      <w:pPr>
        <w:ind w:left="420" w:hanging="420"/>
      </w:pPr>
      <w:rPr>
        <w:rFonts w:hint="eastAsia"/>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 w15:restartNumberingAfterBreak="0">
    <w:nsid w:val="1FCD26A2"/>
    <w:multiLevelType w:val="multilevel"/>
    <w:tmpl w:val="1FCD26A2"/>
    <w:lvl w:ilvl="0">
      <w:start w:val="1"/>
      <w:numFmt w:val="decimal"/>
      <w:lvlText w:val="第%1章"/>
      <w:lvlJc w:val="left"/>
      <w:pPr>
        <w:ind w:left="420" w:hanging="420"/>
      </w:pPr>
      <w:rPr>
        <w:rFonts w:hint="eastAsia"/>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 w15:restartNumberingAfterBreak="0">
    <w:nsid w:val="200A4D8C"/>
    <w:multiLevelType w:val="hybridMultilevel"/>
    <w:tmpl w:val="7416D36A"/>
    <w:lvl w:ilvl="0" w:tplc="04090001">
      <w:start w:val="1"/>
      <w:numFmt w:val="bullet"/>
      <w:lvlText w:val=""/>
      <w:lvlJc w:val="left"/>
      <w:pPr>
        <w:ind w:left="1597" w:hanging="440"/>
      </w:pPr>
      <w:rPr>
        <w:rFonts w:ascii="Wingdings" w:hAnsi="Wingdings" w:hint="default"/>
      </w:rPr>
    </w:lvl>
    <w:lvl w:ilvl="1" w:tplc="04090003" w:tentative="1">
      <w:start w:val="1"/>
      <w:numFmt w:val="bullet"/>
      <w:lvlText w:val=""/>
      <w:lvlJc w:val="left"/>
      <w:pPr>
        <w:ind w:left="2037" w:hanging="440"/>
      </w:pPr>
      <w:rPr>
        <w:rFonts w:ascii="Wingdings" w:hAnsi="Wingdings" w:hint="default"/>
      </w:rPr>
    </w:lvl>
    <w:lvl w:ilvl="2" w:tplc="04090005" w:tentative="1">
      <w:start w:val="1"/>
      <w:numFmt w:val="bullet"/>
      <w:lvlText w:val=""/>
      <w:lvlJc w:val="left"/>
      <w:pPr>
        <w:ind w:left="2477" w:hanging="440"/>
      </w:pPr>
      <w:rPr>
        <w:rFonts w:ascii="Wingdings" w:hAnsi="Wingdings" w:hint="default"/>
      </w:rPr>
    </w:lvl>
    <w:lvl w:ilvl="3" w:tplc="04090001" w:tentative="1">
      <w:start w:val="1"/>
      <w:numFmt w:val="bullet"/>
      <w:lvlText w:val=""/>
      <w:lvlJc w:val="left"/>
      <w:pPr>
        <w:ind w:left="2917" w:hanging="440"/>
      </w:pPr>
      <w:rPr>
        <w:rFonts w:ascii="Wingdings" w:hAnsi="Wingdings" w:hint="default"/>
      </w:rPr>
    </w:lvl>
    <w:lvl w:ilvl="4" w:tplc="04090003" w:tentative="1">
      <w:start w:val="1"/>
      <w:numFmt w:val="bullet"/>
      <w:lvlText w:val=""/>
      <w:lvlJc w:val="left"/>
      <w:pPr>
        <w:ind w:left="3357" w:hanging="440"/>
      </w:pPr>
      <w:rPr>
        <w:rFonts w:ascii="Wingdings" w:hAnsi="Wingdings" w:hint="default"/>
      </w:rPr>
    </w:lvl>
    <w:lvl w:ilvl="5" w:tplc="04090005" w:tentative="1">
      <w:start w:val="1"/>
      <w:numFmt w:val="bullet"/>
      <w:lvlText w:val=""/>
      <w:lvlJc w:val="left"/>
      <w:pPr>
        <w:ind w:left="3797" w:hanging="440"/>
      </w:pPr>
      <w:rPr>
        <w:rFonts w:ascii="Wingdings" w:hAnsi="Wingdings" w:hint="default"/>
      </w:rPr>
    </w:lvl>
    <w:lvl w:ilvl="6" w:tplc="04090001" w:tentative="1">
      <w:start w:val="1"/>
      <w:numFmt w:val="bullet"/>
      <w:lvlText w:val=""/>
      <w:lvlJc w:val="left"/>
      <w:pPr>
        <w:ind w:left="4237" w:hanging="440"/>
      </w:pPr>
      <w:rPr>
        <w:rFonts w:ascii="Wingdings" w:hAnsi="Wingdings" w:hint="default"/>
      </w:rPr>
    </w:lvl>
    <w:lvl w:ilvl="7" w:tplc="04090003" w:tentative="1">
      <w:start w:val="1"/>
      <w:numFmt w:val="bullet"/>
      <w:lvlText w:val=""/>
      <w:lvlJc w:val="left"/>
      <w:pPr>
        <w:ind w:left="4677" w:hanging="440"/>
      </w:pPr>
      <w:rPr>
        <w:rFonts w:ascii="Wingdings" w:hAnsi="Wingdings" w:hint="default"/>
      </w:rPr>
    </w:lvl>
    <w:lvl w:ilvl="8" w:tplc="04090005" w:tentative="1">
      <w:start w:val="1"/>
      <w:numFmt w:val="bullet"/>
      <w:lvlText w:val=""/>
      <w:lvlJc w:val="left"/>
      <w:pPr>
        <w:ind w:left="5117" w:hanging="440"/>
      </w:pPr>
      <w:rPr>
        <w:rFonts w:ascii="Wingdings" w:hAnsi="Wingdings" w:hint="default"/>
      </w:rPr>
    </w:lvl>
  </w:abstractNum>
  <w:abstractNum w:abstractNumId="4" w15:restartNumberingAfterBreak="0">
    <w:nsid w:val="4C603B68"/>
    <w:multiLevelType w:val="multilevel"/>
    <w:tmpl w:val="4C603B68"/>
    <w:lvl w:ilvl="0">
      <w:start w:val="1"/>
      <w:numFmt w:val="decimal"/>
      <w:lvlText w:val="第%1章"/>
      <w:lvlJc w:val="left"/>
      <w:pPr>
        <w:ind w:left="3240" w:hanging="420"/>
      </w:pPr>
      <w:rPr>
        <w:rFonts w:hint="eastAsia"/>
      </w:rPr>
    </w:lvl>
    <w:lvl w:ilvl="1">
      <w:start w:val="1"/>
      <w:numFmt w:val="lowerLetter"/>
      <w:lvlText w:val="%2)"/>
      <w:lvlJc w:val="left"/>
      <w:pPr>
        <w:ind w:left="3660" w:hanging="420"/>
      </w:pPr>
    </w:lvl>
    <w:lvl w:ilvl="2">
      <w:start w:val="1"/>
      <w:numFmt w:val="lowerRoman"/>
      <w:lvlText w:val="%3."/>
      <w:lvlJc w:val="right"/>
      <w:pPr>
        <w:ind w:left="4080" w:hanging="420"/>
      </w:pPr>
    </w:lvl>
    <w:lvl w:ilvl="3">
      <w:start w:val="1"/>
      <w:numFmt w:val="decimal"/>
      <w:lvlText w:val="%4."/>
      <w:lvlJc w:val="left"/>
      <w:pPr>
        <w:ind w:left="4500" w:hanging="420"/>
      </w:pPr>
    </w:lvl>
    <w:lvl w:ilvl="4">
      <w:start w:val="1"/>
      <w:numFmt w:val="lowerLetter"/>
      <w:lvlText w:val="%5)"/>
      <w:lvlJc w:val="left"/>
      <w:pPr>
        <w:ind w:left="4920" w:hanging="420"/>
      </w:pPr>
    </w:lvl>
    <w:lvl w:ilvl="5">
      <w:start w:val="1"/>
      <w:numFmt w:val="lowerRoman"/>
      <w:lvlText w:val="%6."/>
      <w:lvlJc w:val="right"/>
      <w:pPr>
        <w:ind w:left="5340" w:hanging="420"/>
      </w:pPr>
    </w:lvl>
    <w:lvl w:ilvl="6">
      <w:start w:val="1"/>
      <w:numFmt w:val="decimal"/>
      <w:lvlText w:val="%7."/>
      <w:lvlJc w:val="left"/>
      <w:pPr>
        <w:ind w:left="5760" w:hanging="420"/>
      </w:pPr>
    </w:lvl>
    <w:lvl w:ilvl="7">
      <w:start w:val="1"/>
      <w:numFmt w:val="lowerLetter"/>
      <w:lvlText w:val="%8)"/>
      <w:lvlJc w:val="left"/>
      <w:pPr>
        <w:ind w:left="6180" w:hanging="420"/>
      </w:pPr>
    </w:lvl>
    <w:lvl w:ilvl="8">
      <w:start w:val="1"/>
      <w:numFmt w:val="lowerRoman"/>
      <w:lvlText w:val="%9."/>
      <w:lvlJc w:val="right"/>
      <w:pPr>
        <w:ind w:left="6600" w:hanging="420"/>
      </w:pPr>
    </w:lvl>
  </w:abstractNum>
  <w:abstractNum w:abstractNumId="5" w15:restartNumberingAfterBreak="0">
    <w:nsid w:val="58FF134F"/>
    <w:multiLevelType w:val="singleLevel"/>
    <w:tmpl w:val="58FF134F"/>
    <w:lvl w:ilvl="0">
      <w:start w:val="1"/>
      <w:numFmt w:val="decimal"/>
      <w:suff w:val="nothing"/>
      <w:lvlText w:val="（%1）"/>
      <w:lvlJc w:val="left"/>
    </w:lvl>
  </w:abstractNum>
  <w:abstractNum w:abstractNumId="6" w15:restartNumberingAfterBreak="0">
    <w:nsid w:val="5C241C15"/>
    <w:multiLevelType w:val="multilevel"/>
    <w:tmpl w:val="F1226444"/>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7" w15:restartNumberingAfterBreak="0">
    <w:nsid w:val="61C76898"/>
    <w:multiLevelType w:val="multilevel"/>
    <w:tmpl w:val="61C76898"/>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3283FBF"/>
    <w:multiLevelType w:val="multilevel"/>
    <w:tmpl w:val="63283FBF"/>
    <w:lvl w:ilvl="0">
      <w:start w:val="1"/>
      <w:numFmt w:val="decimal"/>
      <w:lvlText w:val="第%1章"/>
      <w:lvlJc w:val="left"/>
      <w:pPr>
        <w:ind w:left="420" w:hanging="420"/>
      </w:pPr>
      <w:rPr>
        <w:rFonts w:hint="eastAsia"/>
        <w:b/>
        <w:i w:val="0"/>
        <w:sz w:val="36"/>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b/>
        <w:i w:val="0"/>
        <w:sz w:val="24"/>
      </w:rPr>
    </w:lvl>
    <w:lvl w:ilvl="3">
      <w:start w:val="1"/>
      <w:numFmt w:val="decimal"/>
      <w:isLgl/>
      <w:lvlText w:val="%1.%2.%3.%4"/>
      <w:lvlJc w:val="left"/>
      <w:pPr>
        <w:ind w:left="1080" w:hanging="1080"/>
      </w:pPr>
      <w:rPr>
        <w:rFonts w:hint="default"/>
        <w:b/>
        <w:i w:val="0"/>
        <w:sz w:val="24"/>
      </w:rPr>
    </w:lvl>
    <w:lvl w:ilvl="4">
      <w:start w:val="1"/>
      <w:numFmt w:val="decimal"/>
      <w:isLgl/>
      <w:lvlText w:val="%1.%2.%3.%4.%5"/>
      <w:lvlJc w:val="left"/>
      <w:pPr>
        <w:ind w:left="1080" w:hanging="1080"/>
      </w:pPr>
      <w:rPr>
        <w:rFonts w:hint="default"/>
        <w:b/>
        <w:i w:val="0"/>
        <w:sz w:val="21"/>
      </w:rPr>
    </w:lvl>
    <w:lvl w:ilvl="5">
      <w:start w:val="1"/>
      <w:numFmt w:val="decimal"/>
      <w:isLgl/>
      <w:lvlText w:val="%1.%2.%3.%4.%5.%6"/>
      <w:lvlJc w:val="left"/>
      <w:pPr>
        <w:ind w:left="1440" w:hanging="1440"/>
      </w:pPr>
      <w:rPr>
        <w:rFonts w:hint="default"/>
        <w:b/>
        <w:i w:val="0"/>
        <w:sz w:val="18"/>
      </w:rPr>
    </w:lvl>
    <w:lvl w:ilvl="6">
      <w:start w:val="1"/>
      <w:numFmt w:val="decimal"/>
      <w:isLgl/>
      <w:lvlText w:val="%1.%2.%3.%4.%5.%6.%7"/>
      <w:lvlJc w:val="left"/>
      <w:pPr>
        <w:ind w:left="1800" w:hanging="1800"/>
      </w:pPr>
      <w:rPr>
        <w:rFonts w:hint="default"/>
        <w:b/>
        <w:i w:val="0"/>
        <w:sz w:val="15"/>
      </w:rPr>
    </w:lvl>
    <w:lvl w:ilvl="7">
      <w:start w:val="1"/>
      <w:numFmt w:val="decimal"/>
      <w:isLgl/>
      <w:lvlText w:val="%1.%2.%3.%4.%5.%6.%7.%8"/>
      <w:lvlJc w:val="left"/>
      <w:pPr>
        <w:ind w:left="1800" w:hanging="1800"/>
      </w:pPr>
      <w:rPr>
        <w:rFonts w:hint="default"/>
        <w:b/>
        <w:i w:val="0"/>
        <w:sz w:val="13"/>
      </w:rPr>
    </w:lvl>
    <w:lvl w:ilvl="8">
      <w:start w:val="1"/>
      <w:numFmt w:val="decimal"/>
      <w:isLgl/>
      <w:lvlText w:val="%1.%2.%3.%4.%5.%6.%7.%8.%9"/>
      <w:lvlJc w:val="left"/>
      <w:pPr>
        <w:ind w:left="2160" w:hanging="2160"/>
      </w:pPr>
      <w:rPr>
        <w:rFonts w:hint="default"/>
        <w:b/>
        <w:i w:val="0"/>
        <w:sz w:val="11"/>
      </w:rPr>
    </w:lvl>
  </w:abstractNum>
  <w:abstractNum w:abstractNumId="9" w15:restartNumberingAfterBreak="0">
    <w:nsid w:val="729102AE"/>
    <w:multiLevelType w:val="multilevel"/>
    <w:tmpl w:val="1FCD26A2"/>
    <w:lvl w:ilvl="0">
      <w:start w:val="1"/>
      <w:numFmt w:val="decimal"/>
      <w:lvlText w:val="第%1章"/>
      <w:lvlJc w:val="left"/>
      <w:pPr>
        <w:ind w:left="420" w:hanging="420"/>
      </w:pPr>
      <w:rPr>
        <w:rFonts w:hint="eastAsia"/>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0" w15:restartNumberingAfterBreak="0">
    <w:nsid w:val="74B521D4"/>
    <w:multiLevelType w:val="multilevel"/>
    <w:tmpl w:val="F1226444"/>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471366768">
    <w:abstractNumId w:val="0"/>
  </w:num>
  <w:num w:numId="2" w16cid:durableId="77993580">
    <w:abstractNumId w:val="2"/>
  </w:num>
  <w:num w:numId="3" w16cid:durableId="393161026">
    <w:abstractNumId w:val="1"/>
  </w:num>
  <w:num w:numId="4" w16cid:durableId="321198005">
    <w:abstractNumId w:val="5"/>
  </w:num>
  <w:num w:numId="5" w16cid:durableId="1727144090">
    <w:abstractNumId w:val="7"/>
  </w:num>
  <w:num w:numId="6" w16cid:durableId="158230175">
    <w:abstractNumId w:val="4"/>
  </w:num>
  <w:num w:numId="7" w16cid:durableId="681785383">
    <w:abstractNumId w:val="8"/>
  </w:num>
  <w:num w:numId="8" w16cid:durableId="891043901">
    <w:abstractNumId w:val="3"/>
  </w:num>
  <w:num w:numId="9" w16cid:durableId="1053231640">
    <w:abstractNumId w:val="9"/>
  </w:num>
  <w:num w:numId="10" w16cid:durableId="2055501103">
    <w:abstractNumId w:val="6"/>
  </w:num>
  <w:num w:numId="11" w16cid:durableId="21009030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HorizontalSpacing w:val="105"/>
  <w:drawingGridVerticalSpacing w:val="156"/>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7442"/>
    <w:rsid w:val="0000016C"/>
    <w:rsid w:val="00000579"/>
    <w:rsid w:val="00001D3E"/>
    <w:rsid w:val="000029A2"/>
    <w:rsid w:val="00002AD8"/>
    <w:rsid w:val="000033DF"/>
    <w:rsid w:val="00003AA9"/>
    <w:rsid w:val="000040B7"/>
    <w:rsid w:val="00005218"/>
    <w:rsid w:val="00006EF9"/>
    <w:rsid w:val="00007DD9"/>
    <w:rsid w:val="00007ED7"/>
    <w:rsid w:val="000103FE"/>
    <w:rsid w:val="00011274"/>
    <w:rsid w:val="0001374E"/>
    <w:rsid w:val="00016F98"/>
    <w:rsid w:val="00017C5E"/>
    <w:rsid w:val="00020641"/>
    <w:rsid w:val="00020CAD"/>
    <w:rsid w:val="000253C1"/>
    <w:rsid w:val="00027D7C"/>
    <w:rsid w:val="00030F88"/>
    <w:rsid w:val="00032BBC"/>
    <w:rsid w:val="00034150"/>
    <w:rsid w:val="000349BE"/>
    <w:rsid w:val="00035999"/>
    <w:rsid w:val="000365BB"/>
    <w:rsid w:val="000366EC"/>
    <w:rsid w:val="00041F1B"/>
    <w:rsid w:val="000420FB"/>
    <w:rsid w:val="00043A49"/>
    <w:rsid w:val="0004611B"/>
    <w:rsid w:val="0004661A"/>
    <w:rsid w:val="00046AE9"/>
    <w:rsid w:val="00047932"/>
    <w:rsid w:val="00047EA2"/>
    <w:rsid w:val="00051194"/>
    <w:rsid w:val="000511AF"/>
    <w:rsid w:val="0005242F"/>
    <w:rsid w:val="00052804"/>
    <w:rsid w:val="00052C58"/>
    <w:rsid w:val="00053653"/>
    <w:rsid w:val="0005640D"/>
    <w:rsid w:val="00056E8F"/>
    <w:rsid w:val="00061AD7"/>
    <w:rsid w:val="000620F5"/>
    <w:rsid w:val="000621F2"/>
    <w:rsid w:val="00062F28"/>
    <w:rsid w:val="00063F56"/>
    <w:rsid w:val="00064CF7"/>
    <w:rsid w:val="00066502"/>
    <w:rsid w:val="00066EE7"/>
    <w:rsid w:val="00067F7B"/>
    <w:rsid w:val="0007001C"/>
    <w:rsid w:val="0007075C"/>
    <w:rsid w:val="00070F59"/>
    <w:rsid w:val="0007117B"/>
    <w:rsid w:val="00072D2A"/>
    <w:rsid w:val="0007354D"/>
    <w:rsid w:val="00073A6F"/>
    <w:rsid w:val="00074728"/>
    <w:rsid w:val="00075EF6"/>
    <w:rsid w:val="0007664A"/>
    <w:rsid w:val="000779CC"/>
    <w:rsid w:val="00077E7A"/>
    <w:rsid w:val="00080B51"/>
    <w:rsid w:val="00081D32"/>
    <w:rsid w:val="00082857"/>
    <w:rsid w:val="0008300D"/>
    <w:rsid w:val="00085D5E"/>
    <w:rsid w:val="0008720E"/>
    <w:rsid w:val="00091C01"/>
    <w:rsid w:val="0009236A"/>
    <w:rsid w:val="000949C6"/>
    <w:rsid w:val="00094DA1"/>
    <w:rsid w:val="00094DBD"/>
    <w:rsid w:val="0009546B"/>
    <w:rsid w:val="0009560C"/>
    <w:rsid w:val="000A08EC"/>
    <w:rsid w:val="000A1D71"/>
    <w:rsid w:val="000A30E1"/>
    <w:rsid w:val="000A36B2"/>
    <w:rsid w:val="000A3859"/>
    <w:rsid w:val="000A3BFF"/>
    <w:rsid w:val="000A5D72"/>
    <w:rsid w:val="000A7841"/>
    <w:rsid w:val="000B08A0"/>
    <w:rsid w:val="000B23E3"/>
    <w:rsid w:val="000B40B6"/>
    <w:rsid w:val="000B54AA"/>
    <w:rsid w:val="000B7931"/>
    <w:rsid w:val="000C0E0B"/>
    <w:rsid w:val="000C1EDA"/>
    <w:rsid w:val="000C27C8"/>
    <w:rsid w:val="000C2D6D"/>
    <w:rsid w:val="000C3831"/>
    <w:rsid w:val="000C3FD1"/>
    <w:rsid w:val="000C4F51"/>
    <w:rsid w:val="000C7730"/>
    <w:rsid w:val="000D1522"/>
    <w:rsid w:val="000E04AC"/>
    <w:rsid w:val="000E0AB9"/>
    <w:rsid w:val="000E3049"/>
    <w:rsid w:val="000E33FF"/>
    <w:rsid w:val="000E4B6A"/>
    <w:rsid w:val="000E5C8A"/>
    <w:rsid w:val="000E5E8D"/>
    <w:rsid w:val="000E6590"/>
    <w:rsid w:val="000E6EE7"/>
    <w:rsid w:val="000E75E5"/>
    <w:rsid w:val="000F1451"/>
    <w:rsid w:val="000F2804"/>
    <w:rsid w:val="000F2F05"/>
    <w:rsid w:val="000F4076"/>
    <w:rsid w:val="000F4FD9"/>
    <w:rsid w:val="000F6CBE"/>
    <w:rsid w:val="000F7958"/>
    <w:rsid w:val="00101069"/>
    <w:rsid w:val="001025F7"/>
    <w:rsid w:val="001033DF"/>
    <w:rsid w:val="001036A9"/>
    <w:rsid w:val="00107636"/>
    <w:rsid w:val="001111FE"/>
    <w:rsid w:val="00111793"/>
    <w:rsid w:val="001125EB"/>
    <w:rsid w:val="00112F14"/>
    <w:rsid w:val="00113CA9"/>
    <w:rsid w:val="001149F1"/>
    <w:rsid w:val="001156D4"/>
    <w:rsid w:val="00116A18"/>
    <w:rsid w:val="00117705"/>
    <w:rsid w:val="00121D3D"/>
    <w:rsid w:val="0012297C"/>
    <w:rsid w:val="00122A0D"/>
    <w:rsid w:val="00123833"/>
    <w:rsid w:val="001243CE"/>
    <w:rsid w:val="0012562E"/>
    <w:rsid w:val="001257EE"/>
    <w:rsid w:val="00125EE2"/>
    <w:rsid w:val="001267E3"/>
    <w:rsid w:val="00126B16"/>
    <w:rsid w:val="001270DB"/>
    <w:rsid w:val="0012726C"/>
    <w:rsid w:val="00130522"/>
    <w:rsid w:val="00132523"/>
    <w:rsid w:val="0013252E"/>
    <w:rsid w:val="001336C2"/>
    <w:rsid w:val="001342EC"/>
    <w:rsid w:val="0013450D"/>
    <w:rsid w:val="00135A92"/>
    <w:rsid w:val="00136030"/>
    <w:rsid w:val="001366D4"/>
    <w:rsid w:val="00136D7E"/>
    <w:rsid w:val="00140DD6"/>
    <w:rsid w:val="00142801"/>
    <w:rsid w:val="001437A6"/>
    <w:rsid w:val="0014457A"/>
    <w:rsid w:val="00146FE4"/>
    <w:rsid w:val="00147A39"/>
    <w:rsid w:val="00150316"/>
    <w:rsid w:val="00150A32"/>
    <w:rsid w:val="00151198"/>
    <w:rsid w:val="00153F90"/>
    <w:rsid w:val="001546FE"/>
    <w:rsid w:val="00154C52"/>
    <w:rsid w:val="00155103"/>
    <w:rsid w:val="001554D3"/>
    <w:rsid w:val="00157B66"/>
    <w:rsid w:val="00157D77"/>
    <w:rsid w:val="00157FFC"/>
    <w:rsid w:val="00161425"/>
    <w:rsid w:val="00161717"/>
    <w:rsid w:val="001619B9"/>
    <w:rsid w:val="001641A8"/>
    <w:rsid w:val="0016563F"/>
    <w:rsid w:val="00165C9D"/>
    <w:rsid w:val="00166DEF"/>
    <w:rsid w:val="00166EDF"/>
    <w:rsid w:val="00167055"/>
    <w:rsid w:val="0016767D"/>
    <w:rsid w:val="001676B4"/>
    <w:rsid w:val="00167ADA"/>
    <w:rsid w:val="00167C90"/>
    <w:rsid w:val="001704E0"/>
    <w:rsid w:val="00170679"/>
    <w:rsid w:val="0017120E"/>
    <w:rsid w:val="00172BA7"/>
    <w:rsid w:val="001731D7"/>
    <w:rsid w:val="00173A2F"/>
    <w:rsid w:val="00177A17"/>
    <w:rsid w:val="00177A8B"/>
    <w:rsid w:val="00177FB1"/>
    <w:rsid w:val="00180502"/>
    <w:rsid w:val="001809C4"/>
    <w:rsid w:val="001809E4"/>
    <w:rsid w:val="00180A31"/>
    <w:rsid w:val="001815BF"/>
    <w:rsid w:val="00185B1E"/>
    <w:rsid w:val="00191F96"/>
    <w:rsid w:val="00192592"/>
    <w:rsid w:val="00192E5A"/>
    <w:rsid w:val="00193008"/>
    <w:rsid w:val="0019538F"/>
    <w:rsid w:val="00195AE2"/>
    <w:rsid w:val="0019619F"/>
    <w:rsid w:val="00197C9C"/>
    <w:rsid w:val="001A0C6F"/>
    <w:rsid w:val="001A146D"/>
    <w:rsid w:val="001A16AE"/>
    <w:rsid w:val="001A28D2"/>
    <w:rsid w:val="001A41B9"/>
    <w:rsid w:val="001A50E6"/>
    <w:rsid w:val="001A51E9"/>
    <w:rsid w:val="001A64B5"/>
    <w:rsid w:val="001A7489"/>
    <w:rsid w:val="001B1890"/>
    <w:rsid w:val="001B3FDD"/>
    <w:rsid w:val="001B4984"/>
    <w:rsid w:val="001C0ED6"/>
    <w:rsid w:val="001C102B"/>
    <w:rsid w:val="001C1491"/>
    <w:rsid w:val="001C289F"/>
    <w:rsid w:val="001C2AD1"/>
    <w:rsid w:val="001C3C64"/>
    <w:rsid w:val="001C4434"/>
    <w:rsid w:val="001C4625"/>
    <w:rsid w:val="001C6ACC"/>
    <w:rsid w:val="001D00DF"/>
    <w:rsid w:val="001D1C8A"/>
    <w:rsid w:val="001D216C"/>
    <w:rsid w:val="001D3ADE"/>
    <w:rsid w:val="001D437E"/>
    <w:rsid w:val="001D6D74"/>
    <w:rsid w:val="001D7643"/>
    <w:rsid w:val="001E4252"/>
    <w:rsid w:val="001E4F04"/>
    <w:rsid w:val="001E65F0"/>
    <w:rsid w:val="001E67F3"/>
    <w:rsid w:val="001E6FE1"/>
    <w:rsid w:val="001E77E4"/>
    <w:rsid w:val="001F079F"/>
    <w:rsid w:val="001F0CA0"/>
    <w:rsid w:val="001F1DB6"/>
    <w:rsid w:val="001F224A"/>
    <w:rsid w:val="001F3AD7"/>
    <w:rsid w:val="001F4D89"/>
    <w:rsid w:val="001F53F0"/>
    <w:rsid w:val="001F5D06"/>
    <w:rsid w:val="001F6D5E"/>
    <w:rsid w:val="00201E9C"/>
    <w:rsid w:val="0020307A"/>
    <w:rsid w:val="00205D79"/>
    <w:rsid w:val="00206227"/>
    <w:rsid w:val="00211AD2"/>
    <w:rsid w:val="0021291B"/>
    <w:rsid w:val="00213033"/>
    <w:rsid w:val="0021315C"/>
    <w:rsid w:val="002156B6"/>
    <w:rsid w:val="00215AC1"/>
    <w:rsid w:val="00216314"/>
    <w:rsid w:val="0021698D"/>
    <w:rsid w:val="0021734B"/>
    <w:rsid w:val="0021785D"/>
    <w:rsid w:val="002178AD"/>
    <w:rsid w:val="00222336"/>
    <w:rsid w:val="00222E46"/>
    <w:rsid w:val="00223320"/>
    <w:rsid w:val="00223D31"/>
    <w:rsid w:val="00223E5D"/>
    <w:rsid w:val="002244E0"/>
    <w:rsid w:val="00224903"/>
    <w:rsid w:val="00224AD0"/>
    <w:rsid w:val="00224F1F"/>
    <w:rsid w:val="00224F38"/>
    <w:rsid w:val="00230A5A"/>
    <w:rsid w:val="002311DD"/>
    <w:rsid w:val="002317C4"/>
    <w:rsid w:val="002319DE"/>
    <w:rsid w:val="00231AF5"/>
    <w:rsid w:val="00233CD7"/>
    <w:rsid w:val="00234342"/>
    <w:rsid w:val="00235127"/>
    <w:rsid w:val="00237A64"/>
    <w:rsid w:val="0024217E"/>
    <w:rsid w:val="00242498"/>
    <w:rsid w:val="00242586"/>
    <w:rsid w:val="00242C1A"/>
    <w:rsid w:val="002431D2"/>
    <w:rsid w:val="00243B32"/>
    <w:rsid w:val="00245748"/>
    <w:rsid w:val="002457F1"/>
    <w:rsid w:val="00245D03"/>
    <w:rsid w:val="00246D3C"/>
    <w:rsid w:val="00247B56"/>
    <w:rsid w:val="0025102D"/>
    <w:rsid w:val="0025240C"/>
    <w:rsid w:val="00253220"/>
    <w:rsid w:val="00253633"/>
    <w:rsid w:val="002549C2"/>
    <w:rsid w:val="002551BF"/>
    <w:rsid w:val="002556CF"/>
    <w:rsid w:val="00255C9C"/>
    <w:rsid w:val="00255D2B"/>
    <w:rsid w:val="00255FAC"/>
    <w:rsid w:val="002572EE"/>
    <w:rsid w:val="00257961"/>
    <w:rsid w:val="00261CEF"/>
    <w:rsid w:val="00262EC5"/>
    <w:rsid w:val="0026696A"/>
    <w:rsid w:val="00266B38"/>
    <w:rsid w:val="00266D62"/>
    <w:rsid w:val="00266E46"/>
    <w:rsid w:val="0026747F"/>
    <w:rsid w:val="002677CE"/>
    <w:rsid w:val="00267E2B"/>
    <w:rsid w:val="00270377"/>
    <w:rsid w:val="00270614"/>
    <w:rsid w:val="00272561"/>
    <w:rsid w:val="002733C4"/>
    <w:rsid w:val="0028032B"/>
    <w:rsid w:val="002808D1"/>
    <w:rsid w:val="00280D92"/>
    <w:rsid w:val="00281D70"/>
    <w:rsid w:val="002821A2"/>
    <w:rsid w:val="00283016"/>
    <w:rsid w:val="002840BF"/>
    <w:rsid w:val="0028452D"/>
    <w:rsid w:val="0028453C"/>
    <w:rsid w:val="00286760"/>
    <w:rsid w:val="00286E07"/>
    <w:rsid w:val="00286FE4"/>
    <w:rsid w:val="0029006F"/>
    <w:rsid w:val="00292A89"/>
    <w:rsid w:val="00293F3D"/>
    <w:rsid w:val="0029623A"/>
    <w:rsid w:val="00296977"/>
    <w:rsid w:val="00297A73"/>
    <w:rsid w:val="002A2054"/>
    <w:rsid w:val="002A2C4D"/>
    <w:rsid w:val="002A3285"/>
    <w:rsid w:val="002A32AB"/>
    <w:rsid w:val="002A33F8"/>
    <w:rsid w:val="002A604D"/>
    <w:rsid w:val="002B00FA"/>
    <w:rsid w:val="002B6164"/>
    <w:rsid w:val="002B7AEF"/>
    <w:rsid w:val="002C112E"/>
    <w:rsid w:val="002C2B18"/>
    <w:rsid w:val="002C4269"/>
    <w:rsid w:val="002C4BF5"/>
    <w:rsid w:val="002C4D49"/>
    <w:rsid w:val="002C6B0B"/>
    <w:rsid w:val="002C71A3"/>
    <w:rsid w:val="002C739C"/>
    <w:rsid w:val="002C7888"/>
    <w:rsid w:val="002D255E"/>
    <w:rsid w:val="002D3110"/>
    <w:rsid w:val="002D364D"/>
    <w:rsid w:val="002D59EE"/>
    <w:rsid w:val="002D5B9B"/>
    <w:rsid w:val="002D6C34"/>
    <w:rsid w:val="002E1602"/>
    <w:rsid w:val="002E1EBE"/>
    <w:rsid w:val="002E271B"/>
    <w:rsid w:val="002E29F7"/>
    <w:rsid w:val="002E346A"/>
    <w:rsid w:val="002E34A1"/>
    <w:rsid w:val="002E5579"/>
    <w:rsid w:val="002E656B"/>
    <w:rsid w:val="002E77BC"/>
    <w:rsid w:val="002E7C7F"/>
    <w:rsid w:val="002E7D04"/>
    <w:rsid w:val="002F1764"/>
    <w:rsid w:val="002F1E75"/>
    <w:rsid w:val="002F1FBE"/>
    <w:rsid w:val="002F38A4"/>
    <w:rsid w:val="002F3B35"/>
    <w:rsid w:val="002F59E5"/>
    <w:rsid w:val="002F5D50"/>
    <w:rsid w:val="002F6AA6"/>
    <w:rsid w:val="00300313"/>
    <w:rsid w:val="003009B4"/>
    <w:rsid w:val="00300E83"/>
    <w:rsid w:val="003027D9"/>
    <w:rsid w:val="00303865"/>
    <w:rsid w:val="00303C3C"/>
    <w:rsid w:val="00304CC5"/>
    <w:rsid w:val="00305C98"/>
    <w:rsid w:val="00306AA8"/>
    <w:rsid w:val="00306C1E"/>
    <w:rsid w:val="003103BB"/>
    <w:rsid w:val="003114EA"/>
    <w:rsid w:val="00311FE4"/>
    <w:rsid w:val="00313EFD"/>
    <w:rsid w:val="00322690"/>
    <w:rsid w:val="003230C6"/>
    <w:rsid w:val="00323EF8"/>
    <w:rsid w:val="00324726"/>
    <w:rsid w:val="0032484A"/>
    <w:rsid w:val="00326988"/>
    <w:rsid w:val="00326D52"/>
    <w:rsid w:val="0033083E"/>
    <w:rsid w:val="00333EBA"/>
    <w:rsid w:val="00335030"/>
    <w:rsid w:val="0033550D"/>
    <w:rsid w:val="00335F9B"/>
    <w:rsid w:val="0033673A"/>
    <w:rsid w:val="0033689E"/>
    <w:rsid w:val="00336F61"/>
    <w:rsid w:val="00341DDA"/>
    <w:rsid w:val="00344135"/>
    <w:rsid w:val="00344140"/>
    <w:rsid w:val="00344299"/>
    <w:rsid w:val="0034681F"/>
    <w:rsid w:val="00347A62"/>
    <w:rsid w:val="0035051D"/>
    <w:rsid w:val="0035407D"/>
    <w:rsid w:val="00355615"/>
    <w:rsid w:val="00355775"/>
    <w:rsid w:val="0036013A"/>
    <w:rsid w:val="00362E36"/>
    <w:rsid w:val="0036335E"/>
    <w:rsid w:val="0036477E"/>
    <w:rsid w:val="00364910"/>
    <w:rsid w:val="003655C9"/>
    <w:rsid w:val="003657FF"/>
    <w:rsid w:val="00365F33"/>
    <w:rsid w:val="00367C95"/>
    <w:rsid w:val="00372040"/>
    <w:rsid w:val="00372CF2"/>
    <w:rsid w:val="00373064"/>
    <w:rsid w:val="00374AC1"/>
    <w:rsid w:val="00374E3C"/>
    <w:rsid w:val="00377B1B"/>
    <w:rsid w:val="0038024F"/>
    <w:rsid w:val="00381B1B"/>
    <w:rsid w:val="00384722"/>
    <w:rsid w:val="003848A6"/>
    <w:rsid w:val="00386719"/>
    <w:rsid w:val="00386DB8"/>
    <w:rsid w:val="00387B3F"/>
    <w:rsid w:val="00390897"/>
    <w:rsid w:val="00391B21"/>
    <w:rsid w:val="0039552B"/>
    <w:rsid w:val="00395A60"/>
    <w:rsid w:val="00395CE3"/>
    <w:rsid w:val="00397CE1"/>
    <w:rsid w:val="003A0D87"/>
    <w:rsid w:val="003A20C6"/>
    <w:rsid w:val="003A25DE"/>
    <w:rsid w:val="003A2944"/>
    <w:rsid w:val="003A39FF"/>
    <w:rsid w:val="003A5171"/>
    <w:rsid w:val="003A658C"/>
    <w:rsid w:val="003A7992"/>
    <w:rsid w:val="003A7D3A"/>
    <w:rsid w:val="003B0A9E"/>
    <w:rsid w:val="003B1087"/>
    <w:rsid w:val="003B2134"/>
    <w:rsid w:val="003B2C6B"/>
    <w:rsid w:val="003B3068"/>
    <w:rsid w:val="003B36CB"/>
    <w:rsid w:val="003B3C8F"/>
    <w:rsid w:val="003B4185"/>
    <w:rsid w:val="003B4A26"/>
    <w:rsid w:val="003B52BD"/>
    <w:rsid w:val="003B625B"/>
    <w:rsid w:val="003B62DC"/>
    <w:rsid w:val="003B6ED9"/>
    <w:rsid w:val="003B71B9"/>
    <w:rsid w:val="003C2D33"/>
    <w:rsid w:val="003C2EEE"/>
    <w:rsid w:val="003C4C18"/>
    <w:rsid w:val="003C5482"/>
    <w:rsid w:val="003C6B28"/>
    <w:rsid w:val="003C6F07"/>
    <w:rsid w:val="003D07A5"/>
    <w:rsid w:val="003D0D4C"/>
    <w:rsid w:val="003D180C"/>
    <w:rsid w:val="003D1D87"/>
    <w:rsid w:val="003D1F54"/>
    <w:rsid w:val="003D24DE"/>
    <w:rsid w:val="003D4D91"/>
    <w:rsid w:val="003D5B72"/>
    <w:rsid w:val="003D613B"/>
    <w:rsid w:val="003D6955"/>
    <w:rsid w:val="003D69B1"/>
    <w:rsid w:val="003D6B9D"/>
    <w:rsid w:val="003E0C6A"/>
    <w:rsid w:val="003E0F72"/>
    <w:rsid w:val="003E1408"/>
    <w:rsid w:val="003E1438"/>
    <w:rsid w:val="003E1CE0"/>
    <w:rsid w:val="003E1FE7"/>
    <w:rsid w:val="003E3281"/>
    <w:rsid w:val="003E48C7"/>
    <w:rsid w:val="003E4F8A"/>
    <w:rsid w:val="003E5B70"/>
    <w:rsid w:val="003E663B"/>
    <w:rsid w:val="003F1DCF"/>
    <w:rsid w:val="003F2720"/>
    <w:rsid w:val="003F389C"/>
    <w:rsid w:val="003F49C8"/>
    <w:rsid w:val="003F4E39"/>
    <w:rsid w:val="003F5FD6"/>
    <w:rsid w:val="003F65D5"/>
    <w:rsid w:val="003F713C"/>
    <w:rsid w:val="003F7DF2"/>
    <w:rsid w:val="00401463"/>
    <w:rsid w:val="0040178C"/>
    <w:rsid w:val="004038EE"/>
    <w:rsid w:val="00403FC3"/>
    <w:rsid w:val="004050A4"/>
    <w:rsid w:val="004078C4"/>
    <w:rsid w:val="00407BAD"/>
    <w:rsid w:val="00407DC5"/>
    <w:rsid w:val="00412FE1"/>
    <w:rsid w:val="00413D2E"/>
    <w:rsid w:val="004149EF"/>
    <w:rsid w:val="0041581A"/>
    <w:rsid w:val="00421B16"/>
    <w:rsid w:val="0042268A"/>
    <w:rsid w:val="004229BF"/>
    <w:rsid w:val="004238BC"/>
    <w:rsid w:val="004242CB"/>
    <w:rsid w:val="0042500A"/>
    <w:rsid w:val="00426167"/>
    <w:rsid w:val="00427906"/>
    <w:rsid w:val="00427A05"/>
    <w:rsid w:val="004308F4"/>
    <w:rsid w:val="004336D2"/>
    <w:rsid w:val="00434292"/>
    <w:rsid w:val="0043621B"/>
    <w:rsid w:val="0043767E"/>
    <w:rsid w:val="00441440"/>
    <w:rsid w:val="00441F45"/>
    <w:rsid w:val="004431D0"/>
    <w:rsid w:val="004436B5"/>
    <w:rsid w:val="004452C1"/>
    <w:rsid w:val="00452399"/>
    <w:rsid w:val="00452955"/>
    <w:rsid w:val="004532F0"/>
    <w:rsid w:val="00453BDB"/>
    <w:rsid w:val="004549DC"/>
    <w:rsid w:val="00454D31"/>
    <w:rsid w:val="00455332"/>
    <w:rsid w:val="00455344"/>
    <w:rsid w:val="00455DC1"/>
    <w:rsid w:val="0045619E"/>
    <w:rsid w:val="00457693"/>
    <w:rsid w:val="0045784F"/>
    <w:rsid w:val="00460596"/>
    <w:rsid w:val="00460FA5"/>
    <w:rsid w:val="004617CC"/>
    <w:rsid w:val="00462D4D"/>
    <w:rsid w:val="004640CC"/>
    <w:rsid w:val="00464DEF"/>
    <w:rsid w:val="004660A6"/>
    <w:rsid w:val="004671A5"/>
    <w:rsid w:val="004672AD"/>
    <w:rsid w:val="00467D13"/>
    <w:rsid w:val="004733BD"/>
    <w:rsid w:val="004742B8"/>
    <w:rsid w:val="00476B93"/>
    <w:rsid w:val="00476BC9"/>
    <w:rsid w:val="00476E57"/>
    <w:rsid w:val="00477CDE"/>
    <w:rsid w:val="004812C2"/>
    <w:rsid w:val="00481766"/>
    <w:rsid w:val="0048270F"/>
    <w:rsid w:val="00482DAA"/>
    <w:rsid w:val="00483579"/>
    <w:rsid w:val="004856C4"/>
    <w:rsid w:val="00485FAE"/>
    <w:rsid w:val="004864EA"/>
    <w:rsid w:val="00486D56"/>
    <w:rsid w:val="00490069"/>
    <w:rsid w:val="004908C6"/>
    <w:rsid w:val="004918D5"/>
    <w:rsid w:val="004922C2"/>
    <w:rsid w:val="00495B85"/>
    <w:rsid w:val="004A0839"/>
    <w:rsid w:val="004A10B5"/>
    <w:rsid w:val="004A1B70"/>
    <w:rsid w:val="004A2E15"/>
    <w:rsid w:val="004A308C"/>
    <w:rsid w:val="004A35F7"/>
    <w:rsid w:val="004A38BB"/>
    <w:rsid w:val="004A4B9A"/>
    <w:rsid w:val="004A50A1"/>
    <w:rsid w:val="004A7804"/>
    <w:rsid w:val="004B056B"/>
    <w:rsid w:val="004B19BE"/>
    <w:rsid w:val="004B241A"/>
    <w:rsid w:val="004B55E9"/>
    <w:rsid w:val="004B60DD"/>
    <w:rsid w:val="004B761F"/>
    <w:rsid w:val="004B772B"/>
    <w:rsid w:val="004C02D5"/>
    <w:rsid w:val="004C0C74"/>
    <w:rsid w:val="004C1865"/>
    <w:rsid w:val="004C2ABC"/>
    <w:rsid w:val="004C3141"/>
    <w:rsid w:val="004C31FD"/>
    <w:rsid w:val="004C4D8E"/>
    <w:rsid w:val="004C600C"/>
    <w:rsid w:val="004C7B2B"/>
    <w:rsid w:val="004D0B80"/>
    <w:rsid w:val="004D18D4"/>
    <w:rsid w:val="004D2B3B"/>
    <w:rsid w:val="004D3057"/>
    <w:rsid w:val="004D4324"/>
    <w:rsid w:val="004D62F5"/>
    <w:rsid w:val="004D6B8B"/>
    <w:rsid w:val="004D6B8F"/>
    <w:rsid w:val="004D6C4C"/>
    <w:rsid w:val="004E1050"/>
    <w:rsid w:val="004E13B1"/>
    <w:rsid w:val="004E16DD"/>
    <w:rsid w:val="004E21C0"/>
    <w:rsid w:val="004E2389"/>
    <w:rsid w:val="004E2E60"/>
    <w:rsid w:val="004E320B"/>
    <w:rsid w:val="004E51F6"/>
    <w:rsid w:val="004E5D9A"/>
    <w:rsid w:val="004E7A3F"/>
    <w:rsid w:val="004E7B34"/>
    <w:rsid w:val="004F0439"/>
    <w:rsid w:val="004F069E"/>
    <w:rsid w:val="004F10C5"/>
    <w:rsid w:val="004F18CC"/>
    <w:rsid w:val="004F2387"/>
    <w:rsid w:val="004F3A0F"/>
    <w:rsid w:val="004F3A1D"/>
    <w:rsid w:val="004F420F"/>
    <w:rsid w:val="004F4F33"/>
    <w:rsid w:val="004F50CB"/>
    <w:rsid w:val="004F684C"/>
    <w:rsid w:val="005029BF"/>
    <w:rsid w:val="005037F7"/>
    <w:rsid w:val="00503EAE"/>
    <w:rsid w:val="00507FD8"/>
    <w:rsid w:val="0051058B"/>
    <w:rsid w:val="00511E1D"/>
    <w:rsid w:val="00512600"/>
    <w:rsid w:val="00512C7E"/>
    <w:rsid w:val="00513B47"/>
    <w:rsid w:val="00513FA5"/>
    <w:rsid w:val="00514B22"/>
    <w:rsid w:val="00514CF4"/>
    <w:rsid w:val="005157F0"/>
    <w:rsid w:val="00516E27"/>
    <w:rsid w:val="00517949"/>
    <w:rsid w:val="00520D2F"/>
    <w:rsid w:val="005215A0"/>
    <w:rsid w:val="0052271F"/>
    <w:rsid w:val="00522E19"/>
    <w:rsid w:val="00523A5A"/>
    <w:rsid w:val="00525403"/>
    <w:rsid w:val="00525E1D"/>
    <w:rsid w:val="00527F09"/>
    <w:rsid w:val="005310C3"/>
    <w:rsid w:val="0053110E"/>
    <w:rsid w:val="0053205A"/>
    <w:rsid w:val="0053407E"/>
    <w:rsid w:val="005345A6"/>
    <w:rsid w:val="0053648E"/>
    <w:rsid w:val="0053697E"/>
    <w:rsid w:val="00540E9B"/>
    <w:rsid w:val="00541AD1"/>
    <w:rsid w:val="00542D33"/>
    <w:rsid w:val="0055192C"/>
    <w:rsid w:val="0055192D"/>
    <w:rsid w:val="00552087"/>
    <w:rsid w:val="00552721"/>
    <w:rsid w:val="00556C98"/>
    <w:rsid w:val="00556CBA"/>
    <w:rsid w:val="0055704E"/>
    <w:rsid w:val="00557069"/>
    <w:rsid w:val="0055734B"/>
    <w:rsid w:val="005620B0"/>
    <w:rsid w:val="00563AA9"/>
    <w:rsid w:val="00564B91"/>
    <w:rsid w:val="005652F4"/>
    <w:rsid w:val="00565AF5"/>
    <w:rsid w:val="0056677A"/>
    <w:rsid w:val="00567C9D"/>
    <w:rsid w:val="00570F4A"/>
    <w:rsid w:val="00571BAC"/>
    <w:rsid w:val="005721C6"/>
    <w:rsid w:val="00572B21"/>
    <w:rsid w:val="00572EA6"/>
    <w:rsid w:val="005740DE"/>
    <w:rsid w:val="0057464E"/>
    <w:rsid w:val="005754A5"/>
    <w:rsid w:val="0057624E"/>
    <w:rsid w:val="005768DE"/>
    <w:rsid w:val="00577294"/>
    <w:rsid w:val="0058038D"/>
    <w:rsid w:val="005814F1"/>
    <w:rsid w:val="0058172F"/>
    <w:rsid w:val="005823CE"/>
    <w:rsid w:val="005824A5"/>
    <w:rsid w:val="00583C6F"/>
    <w:rsid w:val="0058476D"/>
    <w:rsid w:val="0058566A"/>
    <w:rsid w:val="00585697"/>
    <w:rsid w:val="00586116"/>
    <w:rsid w:val="00586A7B"/>
    <w:rsid w:val="005877C5"/>
    <w:rsid w:val="00590238"/>
    <w:rsid w:val="00590B1C"/>
    <w:rsid w:val="00594667"/>
    <w:rsid w:val="0059518D"/>
    <w:rsid w:val="00595F80"/>
    <w:rsid w:val="005976F0"/>
    <w:rsid w:val="005A1AAD"/>
    <w:rsid w:val="005A1B97"/>
    <w:rsid w:val="005A220B"/>
    <w:rsid w:val="005A2DE8"/>
    <w:rsid w:val="005A30EC"/>
    <w:rsid w:val="005A3214"/>
    <w:rsid w:val="005A4106"/>
    <w:rsid w:val="005A4CA7"/>
    <w:rsid w:val="005A5DD8"/>
    <w:rsid w:val="005A69E8"/>
    <w:rsid w:val="005A7DC6"/>
    <w:rsid w:val="005B011C"/>
    <w:rsid w:val="005B444B"/>
    <w:rsid w:val="005B4C4B"/>
    <w:rsid w:val="005B4CD9"/>
    <w:rsid w:val="005B71D8"/>
    <w:rsid w:val="005C33F0"/>
    <w:rsid w:val="005C3695"/>
    <w:rsid w:val="005C3F15"/>
    <w:rsid w:val="005C4DF9"/>
    <w:rsid w:val="005C5733"/>
    <w:rsid w:val="005C58C6"/>
    <w:rsid w:val="005C6AED"/>
    <w:rsid w:val="005C7748"/>
    <w:rsid w:val="005D02BE"/>
    <w:rsid w:val="005D0D40"/>
    <w:rsid w:val="005D0D8F"/>
    <w:rsid w:val="005D1415"/>
    <w:rsid w:val="005D2F5C"/>
    <w:rsid w:val="005D346F"/>
    <w:rsid w:val="005D3EA1"/>
    <w:rsid w:val="005D4403"/>
    <w:rsid w:val="005D56FE"/>
    <w:rsid w:val="005E1878"/>
    <w:rsid w:val="005E2141"/>
    <w:rsid w:val="005E337E"/>
    <w:rsid w:val="005E538C"/>
    <w:rsid w:val="005E5525"/>
    <w:rsid w:val="005E599A"/>
    <w:rsid w:val="005E6B6B"/>
    <w:rsid w:val="005E7583"/>
    <w:rsid w:val="005F07DD"/>
    <w:rsid w:val="005F0DA7"/>
    <w:rsid w:val="005F1192"/>
    <w:rsid w:val="005F1619"/>
    <w:rsid w:val="005F1F1F"/>
    <w:rsid w:val="005F216C"/>
    <w:rsid w:val="005F25AA"/>
    <w:rsid w:val="005F2E62"/>
    <w:rsid w:val="005F3BD4"/>
    <w:rsid w:val="005F402B"/>
    <w:rsid w:val="005F49AF"/>
    <w:rsid w:val="005F706C"/>
    <w:rsid w:val="005F7279"/>
    <w:rsid w:val="005F7771"/>
    <w:rsid w:val="005F7A6A"/>
    <w:rsid w:val="005F7C4C"/>
    <w:rsid w:val="005F7FBF"/>
    <w:rsid w:val="00600130"/>
    <w:rsid w:val="00604842"/>
    <w:rsid w:val="006066A6"/>
    <w:rsid w:val="006067ED"/>
    <w:rsid w:val="00610182"/>
    <w:rsid w:val="0061272E"/>
    <w:rsid w:val="006146A0"/>
    <w:rsid w:val="00615618"/>
    <w:rsid w:val="00615F2A"/>
    <w:rsid w:val="00616EA5"/>
    <w:rsid w:val="0062138E"/>
    <w:rsid w:val="00621B7D"/>
    <w:rsid w:val="00622CE8"/>
    <w:rsid w:val="00622F2C"/>
    <w:rsid w:val="00623DB9"/>
    <w:rsid w:val="00625C29"/>
    <w:rsid w:val="006270AA"/>
    <w:rsid w:val="006311ED"/>
    <w:rsid w:val="006320F1"/>
    <w:rsid w:val="00633F43"/>
    <w:rsid w:val="006343BE"/>
    <w:rsid w:val="006353B4"/>
    <w:rsid w:val="00637F37"/>
    <w:rsid w:val="00640426"/>
    <w:rsid w:val="006407EF"/>
    <w:rsid w:val="00641513"/>
    <w:rsid w:val="00642645"/>
    <w:rsid w:val="00642ADC"/>
    <w:rsid w:val="00643472"/>
    <w:rsid w:val="00643A9A"/>
    <w:rsid w:val="00643DD2"/>
    <w:rsid w:val="00644211"/>
    <w:rsid w:val="00646B0C"/>
    <w:rsid w:val="00647442"/>
    <w:rsid w:val="00650BCD"/>
    <w:rsid w:val="006513D1"/>
    <w:rsid w:val="0065169E"/>
    <w:rsid w:val="006526D5"/>
    <w:rsid w:val="00652B5D"/>
    <w:rsid w:val="006530A6"/>
    <w:rsid w:val="006538E3"/>
    <w:rsid w:val="00654349"/>
    <w:rsid w:val="00654660"/>
    <w:rsid w:val="006558C1"/>
    <w:rsid w:val="00657814"/>
    <w:rsid w:val="0065793B"/>
    <w:rsid w:val="00662802"/>
    <w:rsid w:val="0066431B"/>
    <w:rsid w:val="0066527D"/>
    <w:rsid w:val="006701D0"/>
    <w:rsid w:val="006716C2"/>
    <w:rsid w:val="00672BC2"/>
    <w:rsid w:val="00673216"/>
    <w:rsid w:val="006740D6"/>
    <w:rsid w:val="006747AD"/>
    <w:rsid w:val="0067638C"/>
    <w:rsid w:val="00680442"/>
    <w:rsid w:val="0068046F"/>
    <w:rsid w:val="00680DA8"/>
    <w:rsid w:val="00681277"/>
    <w:rsid w:val="00682004"/>
    <w:rsid w:val="00682283"/>
    <w:rsid w:val="00682736"/>
    <w:rsid w:val="0068282B"/>
    <w:rsid w:val="00685D79"/>
    <w:rsid w:val="00687237"/>
    <w:rsid w:val="00690729"/>
    <w:rsid w:val="00690775"/>
    <w:rsid w:val="00691B25"/>
    <w:rsid w:val="006920EC"/>
    <w:rsid w:val="0069210C"/>
    <w:rsid w:val="006939A0"/>
    <w:rsid w:val="006956EF"/>
    <w:rsid w:val="00696009"/>
    <w:rsid w:val="00696F4B"/>
    <w:rsid w:val="0069725E"/>
    <w:rsid w:val="006A05BB"/>
    <w:rsid w:val="006A0E01"/>
    <w:rsid w:val="006A22BD"/>
    <w:rsid w:val="006A3074"/>
    <w:rsid w:val="006A438B"/>
    <w:rsid w:val="006A5FBC"/>
    <w:rsid w:val="006A6D69"/>
    <w:rsid w:val="006A7231"/>
    <w:rsid w:val="006A7633"/>
    <w:rsid w:val="006A770E"/>
    <w:rsid w:val="006B02C6"/>
    <w:rsid w:val="006B3FC6"/>
    <w:rsid w:val="006B43E9"/>
    <w:rsid w:val="006B5405"/>
    <w:rsid w:val="006B6947"/>
    <w:rsid w:val="006B71B1"/>
    <w:rsid w:val="006C0735"/>
    <w:rsid w:val="006C129A"/>
    <w:rsid w:val="006C1ACB"/>
    <w:rsid w:val="006C2707"/>
    <w:rsid w:val="006C2D3E"/>
    <w:rsid w:val="006C3420"/>
    <w:rsid w:val="006C3CD8"/>
    <w:rsid w:val="006C3DBC"/>
    <w:rsid w:val="006C68A1"/>
    <w:rsid w:val="006C7237"/>
    <w:rsid w:val="006D159E"/>
    <w:rsid w:val="006D2BE2"/>
    <w:rsid w:val="006D3431"/>
    <w:rsid w:val="006D4F52"/>
    <w:rsid w:val="006D5A5E"/>
    <w:rsid w:val="006D7E52"/>
    <w:rsid w:val="006E0426"/>
    <w:rsid w:val="006E0432"/>
    <w:rsid w:val="006E0684"/>
    <w:rsid w:val="006E17ED"/>
    <w:rsid w:val="006E180A"/>
    <w:rsid w:val="006E297E"/>
    <w:rsid w:val="006E3EC9"/>
    <w:rsid w:val="006E46DB"/>
    <w:rsid w:val="006E7230"/>
    <w:rsid w:val="006F0AE7"/>
    <w:rsid w:val="006F3142"/>
    <w:rsid w:val="006F4FDC"/>
    <w:rsid w:val="006F572E"/>
    <w:rsid w:val="006F59FB"/>
    <w:rsid w:val="006F6148"/>
    <w:rsid w:val="00701C0C"/>
    <w:rsid w:val="00705691"/>
    <w:rsid w:val="007065D5"/>
    <w:rsid w:val="00710E74"/>
    <w:rsid w:val="00711CF4"/>
    <w:rsid w:val="00711F04"/>
    <w:rsid w:val="0071213B"/>
    <w:rsid w:val="007121E7"/>
    <w:rsid w:val="00712C42"/>
    <w:rsid w:val="007137D4"/>
    <w:rsid w:val="007145EB"/>
    <w:rsid w:val="00714D37"/>
    <w:rsid w:val="00716880"/>
    <w:rsid w:val="00720DCC"/>
    <w:rsid w:val="007217B4"/>
    <w:rsid w:val="00721D92"/>
    <w:rsid w:val="0072300F"/>
    <w:rsid w:val="00726419"/>
    <w:rsid w:val="00730877"/>
    <w:rsid w:val="007314C3"/>
    <w:rsid w:val="00732006"/>
    <w:rsid w:val="00733E2F"/>
    <w:rsid w:val="00734F64"/>
    <w:rsid w:val="00735B0D"/>
    <w:rsid w:val="007370C3"/>
    <w:rsid w:val="007370C4"/>
    <w:rsid w:val="00740B8B"/>
    <w:rsid w:val="00740EC1"/>
    <w:rsid w:val="00741073"/>
    <w:rsid w:val="0074115D"/>
    <w:rsid w:val="007412F3"/>
    <w:rsid w:val="0074175E"/>
    <w:rsid w:val="00741A88"/>
    <w:rsid w:val="00741B79"/>
    <w:rsid w:val="007427B2"/>
    <w:rsid w:val="00743B00"/>
    <w:rsid w:val="00750C5E"/>
    <w:rsid w:val="0075397A"/>
    <w:rsid w:val="00754288"/>
    <w:rsid w:val="00754CF8"/>
    <w:rsid w:val="00754DBE"/>
    <w:rsid w:val="0075542D"/>
    <w:rsid w:val="00756955"/>
    <w:rsid w:val="00757595"/>
    <w:rsid w:val="00760DD2"/>
    <w:rsid w:val="00762637"/>
    <w:rsid w:val="007646E1"/>
    <w:rsid w:val="00764AAB"/>
    <w:rsid w:val="0076534F"/>
    <w:rsid w:val="00765B02"/>
    <w:rsid w:val="007660DE"/>
    <w:rsid w:val="00766F0D"/>
    <w:rsid w:val="0076728A"/>
    <w:rsid w:val="00770EFF"/>
    <w:rsid w:val="00771FB6"/>
    <w:rsid w:val="007725D5"/>
    <w:rsid w:val="007743A5"/>
    <w:rsid w:val="00775586"/>
    <w:rsid w:val="00776457"/>
    <w:rsid w:val="00777EED"/>
    <w:rsid w:val="0078381D"/>
    <w:rsid w:val="00785A6F"/>
    <w:rsid w:val="0078649C"/>
    <w:rsid w:val="007874DF"/>
    <w:rsid w:val="00787CB5"/>
    <w:rsid w:val="00790360"/>
    <w:rsid w:val="00794775"/>
    <w:rsid w:val="00794FAB"/>
    <w:rsid w:val="00796189"/>
    <w:rsid w:val="007967E8"/>
    <w:rsid w:val="007A00AA"/>
    <w:rsid w:val="007A082B"/>
    <w:rsid w:val="007A1EA9"/>
    <w:rsid w:val="007A27AF"/>
    <w:rsid w:val="007A2E94"/>
    <w:rsid w:val="007A4533"/>
    <w:rsid w:val="007A5ED2"/>
    <w:rsid w:val="007A6063"/>
    <w:rsid w:val="007B09B1"/>
    <w:rsid w:val="007B0CE1"/>
    <w:rsid w:val="007B1732"/>
    <w:rsid w:val="007B2A4D"/>
    <w:rsid w:val="007B5128"/>
    <w:rsid w:val="007B5CA9"/>
    <w:rsid w:val="007C0F46"/>
    <w:rsid w:val="007C1095"/>
    <w:rsid w:val="007C2633"/>
    <w:rsid w:val="007C4F94"/>
    <w:rsid w:val="007C5342"/>
    <w:rsid w:val="007C56D8"/>
    <w:rsid w:val="007C6511"/>
    <w:rsid w:val="007D0C07"/>
    <w:rsid w:val="007D0DC6"/>
    <w:rsid w:val="007D1090"/>
    <w:rsid w:val="007D29BF"/>
    <w:rsid w:val="007D4313"/>
    <w:rsid w:val="007D4557"/>
    <w:rsid w:val="007D48F4"/>
    <w:rsid w:val="007D4955"/>
    <w:rsid w:val="007D4B05"/>
    <w:rsid w:val="007D5CC6"/>
    <w:rsid w:val="007D5DC6"/>
    <w:rsid w:val="007D733A"/>
    <w:rsid w:val="007D7736"/>
    <w:rsid w:val="007E1162"/>
    <w:rsid w:val="007E4145"/>
    <w:rsid w:val="007E4498"/>
    <w:rsid w:val="007E635F"/>
    <w:rsid w:val="007F053B"/>
    <w:rsid w:val="007F0546"/>
    <w:rsid w:val="007F0BE0"/>
    <w:rsid w:val="007F1309"/>
    <w:rsid w:val="007F2C0D"/>
    <w:rsid w:val="007F3CF3"/>
    <w:rsid w:val="007F6A39"/>
    <w:rsid w:val="007F6CAF"/>
    <w:rsid w:val="00800053"/>
    <w:rsid w:val="008009DF"/>
    <w:rsid w:val="00801172"/>
    <w:rsid w:val="00802245"/>
    <w:rsid w:val="008024B7"/>
    <w:rsid w:val="00803D7C"/>
    <w:rsid w:val="00810BDF"/>
    <w:rsid w:val="008111D8"/>
    <w:rsid w:val="00811D1D"/>
    <w:rsid w:val="00811EE7"/>
    <w:rsid w:val="0081235F"/>
    <w:rsid w:val="008123FA"/>
    <w:rsid w:val="00812B4B"/>
    <w:rsid w:val="00814366"/>
    <w:rsid w:val="00815F77"/>
    <w:rsid w:val="008172C1"/>
    <w:rsid w:val="00821665"/>
    <w:rsid w:val="00822617"/>
    <w:rsid w:val="0082263A"/>
    <w:rsid w:val="00824E4C"/>
    <w:rsid w:val="0082799A"/>
    <w:rsid w:val="00827C78"/>
    <w:rsid w:val="00830014"/>
    <w:rsid w:val="008300E7"/>
    <w:rsid w:val="00832244"/>
    <w:rsid w:val="00832740"/>
    <w:rsid w:val="00832A3B"/>
    <w:rsid w:val="008339B3"/>
    <w:rsid w:val="00833EC8"/>
    <w:rsid w:val="0083414F"/>
    <w:rsid w:val="00836985"/>
    <w:rsid w:val="0084055F"/>
    <w:rsid w:val="00841B60"/>
    <w:rsid w:val="0084224A"/>
    <w:rsid w:val="00843908"/>
    <w:rsid w:val="00843F7A"/>
    <w:rsid w:val="00845107"/>
    <w:rsid w:val="0084675B"/>
    <w:rsid w:val="00850A26"/>
    <w:rsid w:val="00851648"/>
    <w:rsid w:val="008520C0"/>
    <w:rsid w:val="00852198"/>
    <w:rsid w:val="00853AEE"/>
    <w:rsid w:val="00853CBF"/>
    <w:rsid w:val="00854425"/>
    <w:rsid w:val="00855FE4"/>
    <w:rsid w:val="008560BC"/>
    <w:rsid w:val="00860C0E"/>
    <w:rsid w:val="00861A97"/>
    <w:rsid w:val="00870867"/>
    <w:rsid w:val="008711DC"/>
    <w:rsid w:val="0087281F"/>
    <w:rsid w:val="00872E36"/>
    <w:rsid w:val="008733DC"/>
    <w:rsid w:val="008744A7"/>
    <w:rsid w:val="00874778"/>
    <w:rsid w:val="00874CC3"/>
    <w:rsid w:val="008763E2"/>
    <w:rsid w:val="00877874"/>
    <w:rsid w:val="00881B54"/>
    <w:rsid w:val="008820B1"/>
    <w:rsid w:val="00882461"/>
    <w:rsid w:val="00883649"/>
    <w:rsid w:val="0088471B"/>
    <w:rsid w:val="008847DE"/>
    <w:rsid w:val="00884868"/>
    <w:rsid w:val="0088584C"/>
    <w:rsid w:val="00886BFD"/>
    <w:rsid w:val="00890E3D"/>
    <w:rsid w:val="008913E0"/>
    <w:rsid w:val="00893204"/>
    <w:rsid w:val="00893752"/>
    <w:rsid w:val="00895367"/>
    <w:rsid w:val="00895F75"/>
    <w:rsid w:val="00896F91"/>
    <w:rsid w:val="008A01B1"/>
    <w:rsid w:val="008A0477"/>
    <w:rsid w:val="008A24F2"/>
    <w:rsid w:val="008A2DE1"/>
    <w:rsid w:val="008A4903"/>
    <w:rsid w:val="008A4B87"/>
    <w:rsid w:val="008A5594"/>
    <w:rsid w:val="008A6553"/>
    <w:rsid w:val="008A6CC1"/>
    <w:rsid w:val="008B0372"/>
    <w:rsid w:val="008B0B46"/>
    <w:rsid w:val="008B26AB"/>
    <w:rsid w:val="008B3335"/>
    <w:rsid w:val="008B35D7"/>
    <w:rsid w:val="008B418A"/>
    <w:rsid w:val="008B46E2"/>
    <w:rsid w:val="008B5E4C"/>
    <w:rsid w:val="008B7407"/>
    <w:rsid w:val="008B7437"/>
    <w:rsid w:val="008B7F1C"/>
    <w:rsid w:val="008C12BE"/>
    <w:rsid w:val="008C1393"/>
    <w:rsid w:val="008C1BCA"/>
    <w:rsid w:val="008C1C05"/>
    <w:rsid w:val="008C1E4A"/>
    <w:rsid w:val="008C20A0"/>
    <w:rsid w:val="008C2A92"/>
    <w:rsid w:val="008C2BB9"/>
    <w:rsid w:val="008C30A2"/>
    <w:rsid w:val="008C6F1B"/>
    <w:rsid w:val="008D18CE"/>
    <w:rsid w:val="008D2173"/>
    <w:rsid w:val="008D4702"/>
    <w:rsid w:val="008D4D44"/>
    <w:rsid w:val="008D57E4"/>
    <w:rsid w:val="008D580C"/>
    <w:rsid w:val="008D5B29"/>
    <w:rsid w:val="008D6F70"/>
    <w:rsid w:val="008D7791"/>
    <w:rsid w:val="008E1067"/>
    <w:rsid w:val="008E4704"/>
    <w:rsid w:val="008E608F"/>
    <w:rsid w:val="008E72A9"/>
    <w:rsid w:val="008E7C98"/>
    <w:rsid w:val="008F134E"/>
    <w:rsid w:val="008F1D9D"/>
    <w:rsid w:val="008F2AF4"/>
    <w:rsid w:val="008F2E79"/>
    <w:rsid w:val="008F46A9"/>
    <w:rsid w:val="008F4DC7"/>
    <w:rsid w:val="008F6C29"/>
    <w:rsid w:val="009019B1"/>
    <w:rsid w:val="0090339F"/>
    <w:rsid w:val="009037CD"/>
    <w:rsid w:val="00904AD0"/>
    <w:rsid w:val="009051C5"/>
    <w:rsid w:val="00905798"/>
    <w:rsid w:val="0091266A"/>
    <w:rsid w:val="00912BC8"/>
    <w:rsid w:val="00913C42"/>
    <w:rsid w:val="00915A5F"/>
    <w:rsid w:val="009165E7"/>
    <w:rsid w:val="009177C6"/>
    <w:rsid w:val="00917FA4"/>
    <w:rsid w:val="00920397"/>
    <w:rsid w:val="00920686"/>
    <w:rsid w:val="009214DD"/>
    <w:rsid w:val="00922948"/>
    <w:rsid w:val="009248DE"/>
    <w:rsid w:val="009252AD"/>
    <w:rsid w:val="009271F7"/>
    <w:rsid w:val="00927678"/>
    <w:rsid w:val="009277F2"/>
    <w:rsid w:val="009326A6"/>
    <w:rsid w:val="009330D4"/>
    <w:rsid w:val="00935634"/>
    <w:rsid w:val="00936989"/>
    <w:rsid w:val="00937DBD"/>
    <w:rsid w:val="00937F1D"/>
    <w:rsid w:val="009424F8"/>
    <w:rsid w:val="00942A82"/>
    <w:rsid w:val="00942C72"/>
    <w:rsid w:val="00945574"/>
    <w:rsid w:val="00951377"/>
    <w:rsid w:val="009514DF"/>
    <w:rsid w:val="00952062"/>
    <w:rsid w:val="00956645"/>
    <w:rsid w:val="009566E2"/>
    <w:rsid w:val="00957A29"/>
    <w:rsid w:val="009607AA"/>
    <w:rsid w:val="00961F2B"/>
    <w:rsid w:val="00964CD1"/>
    <w:rsid w:val="009650E0"/>
    <w:rsid w:val="00967494"/>
    <w:rsid w:val="00967AA1"/>
    <w:rsid w:val="00967B95"/>
    <w:rsid w:val="00971A6D"/>
    <w:rsid w:val="009727A3"/>
    <w:rsid w:val="009739ED"/>
    <w:rsid w:val="00976994"/>
    <w:rsid w:val="00977DD3"/>
    <w:rsid w:val="009814C8"/>
    <w:rsid w:val="00981909"/>
    <w:rsid w:val="00981CEA"/>
    <w:rsid w:val="009820CC"/>
    <w:rsid w:val="00982863"/>
    <w:rsid w:val="009829F0"/>
    <w:rsid w:val="009834D7"/>
    <w:rsid w:val="00985474"/>
    <w:rsid w:val="0098612D"/>
    <w:rsid w:val="00987178"/>
    <w:rsid w:val="0098737B"/>
    <w:rsid w:val="00990200"/>
    <w:rsid w:val="009917F0"/>
    <w:rsid w:val="00991CA2"/>
    <w:rsid w:val="00991D4F"/>
    <w:rsid w:val="00992D11"/>
    <w:rsid w:val="00996DEA"/>
    <w:rsid w:val="009978B3"/>
    <w:rsid w:val="009A1CFB"/>
    <w:rsid w:val="009A2924"/>
    <w:rsid w:val="009A2C24"/>
    <w:rsid w:val="009A6E3C"/>
    <w:rsid w:val="009A7815"/>
    <w:rsid w:val="009A783B"/>
    <w:rsid w:val="009A7844"/>
    <w:rsid w:val="009B356F"/>
    <w:rsid w:val="009B6DA9"/>
    <w:rsid w:val="009B7858"/>
    <w:rsid w:val="009B7A94"/>
    <w:rsid w:val="009B7C2B"/>
    <w:rsid w:val="009C0753"/>
    <w:rsid w:val="009C0B27"/>
    <w:rsid w:val="009C0BED"/>
    <w:rsid w:val="009C21FA"/>
    <w:rsid w:val="009C2B36"/>
    <w:rsid w:val="009C2C7A"/>
    <w:rsid w:val="009C3D2A"/>
    <w:rsid w:val="009C43B2"/>
    <w:rsid w:val="009C507D"/>
    <w:rsid w:val="009C5ADB"/>
    <w:rsid w:val="009C71D4"/>
    <w:rsid w:val="009D08E1"/>
    <w:rsid w:val="009D1384"/>
    <w:rsid w:val="009D18F7"/>
    <w:rsid w:val="009D1F11"/>
    <w:rsid w:val="009D2AF3"/>
    <w:rsid w:val="009D2CDE"/>
    <w:rsid w:val="009D390E"/>
    <w:rsid w:val="009E2A10"/>
    <w:rsid w:val="009E3089"/>
    <w:rsid w:val="009E3218"/>
    <w:rsid w:val="009E3AE3"/>
    <w:rsid w:val="009F2DEB"/>
    <w:rsid w:val="009F3AC3"/>
    <w:rsid w:val="009F3CE4"/>
    <w:rsid w:val="009F4419"/>
    <w:rsid w:val="009F52EB"/>
    <w:rsid w:val="009F599C"/>
    <w:rsid w:val="009F5DAE"/>
    <w:rsid w:val="009F5E7F"/>
    <w:rsid w:val="009F64D4"/>
    <w:rsid w:val="009F7EFE"/>
    <w:rsid w:val="00A00A64"/>
    <w:rsid w:val="00A0118B"/>
    <w:rsid w:val="00A017F6"/>
    <w:rsid w:val="00A02780"/>
    <w:rsid w:val="00A02C2D"/>
    <w:rsid w:val="00A03137"/>
    <w:rsid w:val="00A03C3A"/>
    <w:rsid w:val="00A05520"/>
    <w:rsid w:val="00A05EDA"/>
    <w:rsid w:val="00A06271"/>
    <w:rsid w:val="00A07195"/>
    <w:rsid w:val="00A07EC6"/>
    <w:rsid w:val="00A11052"/>
    <w:rsid w:val="00A112EF"/>
    <w:rsid w:val="00A135D8"/>
    <w:rsid w:val="00A14A4B"/>
    <w:rsid w:val="00A15D33"/>
    <w:rsid w:val="00A160F5"/>
    <w:rsid w:val="00A161D9"/>
    <w:rsid w:val="00A161F7"/>
    <w:rsid w:val="00A170F9"/>
    <w:rsid w:val="00A179E6"/>
    <w:rsid w:val="00A21801"/>
    <w:rsid w:val="00A224EC"/>
    <w:rsid w:val="00A24CB7"/>
    <w:rsid w:val="00A25598"/>
    <w:rsid w:val="00A26C6C"/>
    <w:rsid w:val="00A27EA5"/>
    <w:rsid w:val="00A3067C"/>
    <w:rsid w:val="00A307C5"/>
    <w:rsid w:val="00A31D14"/>
    <w:rsid w:val="00A33104"/>
    <w:rsid w:val="00A333D4"/>
    <w:rsid w:val="00A35061"/>
    <w:rsid w:val="00A41716"/>
    <w:rsid w:val="00A4221C"/>
    <w:rsid w:val="00A4278E"/>
    <w:rsid w:val="00A4294F"/>
    <w:rsid w:val="00A43945"/>
    <w:rsid w:val="00A44017"/>
    <w:rsid w:val="00A440F2"/>
    <w:rsid w:val="00A44440"/>
    <w:rsid w:val="00A448D7"/>
    <w:rsid w:val="00A46186"/>
    <w:rsid w:val="00A4650B"/>
    <w:rsid w:val="00A4654C"/>
    <w:rsid w:val="00A47854"/>
    <w:rsid w:val="00A505B1"/>
    <w:rsid w:val="00A51BF0"/>
    <w:rsid w:val="00A52DF4"/>
    <w:rsid w:val="00A53B08"/>
    <w:rsid w:val="00A53C92"/>
    <w:rsid w:val="00A551EC"/>
    <w:rsid w:val="00A5578F"/>
    <w:rsid w:val="00A56C15"/>
    <w:rsid w:val="00A62BB1"/>
    <w:rsid w:val="00A6594C"/>
    <w:rsid w:val="00A66570"/>
    <w:rsid w:val="00A66828"/>
    <w:rsid w:val="00A66DF3"/>
    <w:rsid w:val="00A70F70"/>
    <w:rsid w:val="00A722B0"/>
    <w:rsid w:val="00A72578"/>
    <w:rsid w:val="00A74309"/>
    <w:rsid w:val="00A75FBD"/>
    <w:rsid w:val="00A774B8"/>
    <w:rsid w:val="00A80679"/>
    <w:rsid w:val="00A80B63"/>
    <w:rsid w:val="00A82218"/>
    <w:rsid w:val="00A825B8"/>
    <w:rsid w:val="00A82D75"/>
    <w:rsid w:val="00A848CD"/>
    <w:rsid w:val="00A853A8"/>
    <w:rsid w:val="00A85E1E"/>
    <w:rsid w:val="00A866E5"/>
    <w:rsid w:val="00A8730C"/>
    <w:rsid w:val="00A90404"/>
    <w:rsid w:val="00A91295"/>
    <w:rsid w:val="00A92600"/>
    <w:rsid w:val="00A9291C"/>
    <w:rsid w:val="00A939A6"/>
    <w:rsid w:val="00A93E26"/>
    <w:rsid w:val="00A941DA"/>
    <w:rsid w:val="00A94D8E"/>
    <w:rsid w:val="00A95BF8"/>
    <w:rsid w:val="00A95EE9"/>
    <w:rsid w:val="00AA179C"/>
    <w:rsid w:val="00AA312C"/>
    <w:rsid w:val="00AA33BD"/>
    <w:rsid w:val="00AA35C8"/>
    <w:rsid w:val="00AA3E33"/>
    <w:rsid w:val="00AA4E5D"/>
    <w:rsid w:val="00AA5009"/>
    <w:rsid w:val="00AA570A"/>
    <w:rsid w:val="00AA7D6C"/>
    <w:rsid w:val="00AB0064"/>
    <w:rsid w:val="00AB0E17"/>
    <w:rsid w:val="00AB6255"/>
    <w:rsid w:val="00AB66D6"/>
    <w:rsid w:val="00AB7A1F"/>
    <w:rsid w:val="00AC20EA"/>
    <w:rsid w:val="00AC2B64"/>
    <w:rsid w:val="00AC2B8B"/>
    <w:rsid w:val="00AC3F5F"/>
    <w:rsid w:val="00AC48F3"/>
    <w:rsid w:val="00AC5A7A"/>
    <w:rsid w:val="00AC603B"/>
    <w:rsid w:val="00AC695D"/>
    <w:rsid w:val="00AC699C"/>
    <w:rsid w:val="00AC6A5F"/>
    <w:rsid w:val="00AD21FD"/>
    <w:rsid w:val="00AD464C"/>
    <w:rsid w:val="00AD5F9E"/>
    <w:rsid w:val="00AD77C7"/>
    <w:rsid w:val="00AE4826"/>
    <w:rsid w:val="00AE5420"/>
    <w:rsid w:val="00AE653A"/>
    <w:rsid w:val="00AE7370"/>
    <w:rsid w:val="00AF00AA"/>
    <w:rsid w:val="00AF0256"/>
    <w:rsid w:val="00AF0F8B"/>
    <w:rsid w:val="00AF116F"/>
    <w:rsid w:val="00AF1F6A"/>
    <w:rsid w:val="00AF3D4B"/>
    <w:rsid w:val="00AF4FC9"/>
    <w:rsid w:val="00AF6B33"/>
    <w:rsid w:val="00AF7828"/>
    <w:rsid w:val="00B03001"/>
    <w:rsid w:val="00B03C4C"/>
    <w:rsid w:val="00B04171"/>
    <w:rsid w:val="00B10CFA"/>
    <w:rsid w:val="00B10E63"/>
    <w:rsid w:val="00B1326C"/>
    <w:rsid w:val="00B1381E"/>
    <w:rsid w:val="00B15A38"/>
    <w:rsid w:val="00B15D6A"/>
    <w:rsid w:val="00B16047"/>
    <w:rsid w:val="00B162C2"/>
    <w:rsid w:val="00B217B1"/>
    <w:rsid w:val="00B22275"/>
    <w:rsid w:val="00B22440"/>
    <w:rsid w:val="00B2297E"/>
    <w:rsid w:val="00B23F33"/>
    <w:rsid w:val="00B24415"/>
    <w:rsid w:val="00B2584D"/>
    <w:rsid w:val="00B26609"/>
    <w:rsid w:val="00B27694"/>
    <w:rsid w:val="00B3019D"/>
    <w:rsid w:val="00B31B56"/>
    <w:rsid w:val="00B3314F"/>
    <w:rsid w:val="00B35A76"/>
    <w:rsid w:val="00B37189"/>
    <w:rsid w:val="00B37761"/>
    <w:rsid w:val="00B419DD"/>
    <w:rsid w:val="00B44FD2"/>
    <w:rsid w:val="00B515EA"/>
    <w:rsid w:val="00B52DF8"/>
    <w:rsid w:val="00B53373"/>
    <w:rsid w:val="00B53F3F"/>
    <w:rsid w:val="00B55657"/>
    <w:rsid w:val="00B6076B"/>
    <w:rsid w:val="00B61125"/>
    <w:rsid w:val="00B63EA9"/>
    <w:rsid w:val="00B64252"/>
    <w:rsid w:val="00B64663"/>
    <w:rsid w:val="00B64A2F"/>
    <w:rsid w:val="00B65FD5"/>
    <w:rsid w:val="00B7184A"/>
    <w:rsid w:val="00B72104"/>
    <w:rsid w:val="00B72AFE"/>
    <w:rsid w:val="00B72E67"/>
    <w:rsid w:val="00B74BBE"/>
    <w:rsid w:val="00B750D6"/>
    <w:rsid w:val="00B75199"/>
    <w:rsid w:val="00B75E88"/>
    <w:rsid w:val="00B76FAA"/>
    <w:rsid w:val="00B77F7F"/>
    <w:rsid w:val="00B81842"/>
    <w:rsid w:val="00B83230"/>
    <w:rsid w:val="00B83C0D"/>
    <w:rsid w:val="00B841AC"/>
    <w:rsid w:val="00B853B3"/>
    <w:rsid w:val="00B85872"/>
    <w:rsid w:val="00B859FF"/>
    <w:rsid w:val="00B85CB3"/>
    <w:rsid w:val="00B8691E"/>
    <w:rsid w:val="00B92EF5"/>
    <w:rsid w:val="00B9339F"/>
    <w:rsid w:val="00B933C1"/>
    <w:rsid w:val="00B96405"/>
    <w:rsid w:val="00B97774"/>
    <w:rsid w:val="00B97851"/>
    <w:rsid w:val="00B97DBA"/>
    <w:rsid w:val="00BA0FD8"/>
    <w:rsid w:val="00BA2EF1"/>
    <w:rsid w:val="00BA40AC"/>
    <w:rsid w:val="00BA50FC"/>
    <w:rsid w:val="00BA52D7"/>
    <w:rsid w:val="00BA5310"/>
    <w:rsid w:val="00BA57FA"/>
    <w:rsid w:val="00BA6C06"/>
    <w:rsid w:val="00BB1772"/>
    <w:rsid w:val="00BB3AD1"/>
    <w:rsid w:val="00BB40CB"/>
    <w:rsid w:val="00BB4BCD"/>
    <w:rsid w:val="00BB538A"/>
    <w:rsid w:val="00BB5613"/>
    <w:rsid w:val="00BB59DD"/>
    <w:rsid w:val="00BB5EFF"/>
    <w:rsid w:val="00BB62F9"/>
    <w:rsid w:val="00BB669D"/>
    <w:rsid w:val="00BB6F9B"/>
    <w:rsid w:val="00BC08F4"/>
    <w:rsid w:val="00BC0A34"/>
    <w:rsid w:val="00BC1153"/>
    <w:rsid w:val="00BC1975"/>
    <w:rsid w:val="00BC1BF3"/>
    <w:rsid w:val="00BC1EAA"/>
    <w:rsid w:val="00BC2B55"/>
    <w:rsid w:val="00BC2BBC"/>
    <w:rsid w:val="00BC2F81"/>
    <w:rsid w:val="00BC3D80"/>
    <w:rsid w:val="00BC440A"/>
    <w:rsid w:val="00BC4934"/>
    <w:rsid w:val="00BC63FC"/>
    <w:rsid w:val="00BC6E35"/>
    <w:rsid w:val="00BD1531"/>
    <w:rsid w:val="00BD167E"/>
    <w:rsid w:val="00BD20AB"/>
    <w:rsid w:val="00BD228A"/>
    <w:rsid w:val="00BD372E"/>
    <w:rsid w:val="00BD4469"/>
    <w:rsid w:val="00BD67A3"/>
    <w:rsid w:val="00BD7B92"/>
    <w:rsid w:val="00BE0FEC"/>
    <w:rsid w:val="00BE33ED"/>
    <w:rsid w:val="00BE401E"/>
    <w:rsid w:val="00BE516F"/>
    <w:rsid w:val="00BE634F"/>
    <w:rsid w:val="00BE6BC7"/>
    <w:rsid w:val="00BE7D19"/>
    <w:rsid w:val="00BF1FA9"/>
    <w:rsid w:val="00BF2E69"/>
    <w:rsid w:val="00BF4D4F"/>
    <w:rsid w:val="00BF516F"/>
    <w:rsid w:val="00BF55D4"/>
    <w:rsid w:val="00BF5D65"/>
    <w:rsid w:val="00C00044"/>
    <w:rsid w:val="00C00CE5"/>
    <w:rsid w:val="00C03069"/>
    <w:rsid w:val="00C03286"/>
    <w:rsid w:val="00C034D6"/>
    <w:rsid w:val="00C041B8"/>
    <w:rsid w:val="00C04EEF"/>
    <w:rsid w:val="00C062AF"/>
    <w:rsid w:val="00C06432"/>
    <w:rsid w:val="00C06E7D"/>
    <w:rsid w:val="00C07999"/>
    <w:rsid w:val="00C07ED2"/>
    <w:rsid w:val="00C10728"/>
    <w:rsid w:val="00C12B9E"/>
    <w:rsid w:val="00C1439A"/>
    <w:rsid w:val="00C1640C"/>
    <w:rsid w:val="00C1736E"/>
    <w:rsid w:val="00C17FED"/>
    <w:rsid w:val="00C2026D"/>
    <w:rsid w:val="00C21689"/>
    <w:rsid w:val="00C22747"/>
    <w:rsid w:val="00C24F4D"/>
    <w:rsid w:val="00C27D42"/>
    <w:rsid w:val="00C311F3"/>
    <w:rsid w:val="00C32FCD"/>
    <w:rsid w:val="00C332DE"/>
    <w:rsid w:val="00C3344D"/>
    <w:rsid w:val="00C3400F"/>
    <w:rsid w:val="00C3543F"/>
    <w:rsid w:val="00C35A62"/>
    <w:rsid w:val="00C36FA9"/>
    <w:rsid w:val="00C4034D"/>
    <w:rsid w:val="00C4149A"/>
    <w:rsid w:val="00C42812"/>
    <w:rsid w:val="00C450AB"/>
    <w:rsid w:val="00C45584"/>
    <w:rsid w:val="00C46FDB"/>
    <w:rsid w:val="00C47E6C"/>
    <w:rsid w:val="00C50D53"/>
    <w:rsid w:val="00C51D21"/>
    <w:rsid w:val="00C52697"/>
    <w:rsid w:val="00C54125"/>
    <w:rsid w:val="00C55C2B"/>
    <w:rsid w:val="00C6009E"/>
    <w:rsid w:val="00C60ADA"/>
    <w:rsid w:val="00C60D05"/>
    <w:rsid w:val="00C613AC"/>
    <w:rsid w:val="00C61DB7"/>
    <w:rsid w:val="00C6200E"/>
    <w:rsid w:val="00C62AC3"/>
    <w:rsid w:val="00C65344"/>
    <w:rsid w:val="00C66246"/>
    <w:rsid w:val="00C6673D"/>
    <w:rsid w:val="00C7338E"/>
    <w:rsid w:val="00C73E1E"/>
    <w:rsid w:val="00C754D6"/>
    <w:rsid w:val="00C75856"/>
    <w:rsid w:val="00C7588C"/>
    <w:rsid w:val="00C77316"/>
    <w:rsid w:val="00C825F9"/>
    <w:rsid w:val="00C8278D"/>
    <w:rsid w:val="00C833CC"/>
    <w:rsid w:val="00C83A4C"/>
    <w:rsid w:val="00C83F5D"/>
    <w:rsid w:val="00C84299"/>
    <w:rsid w:val="00C87360"/>
    <w:rsid w:val="00C87E2D"/>
    <w:rsid w:val="00C9083C"/>
    <w:rsid w:val="00C91228"/>
    <w:rsid w:val="00C92D2B"/>
    <w:rsid w:val="00C935A1"/>
    <w:rsid w:val="00C94346"/>
    <w:rsid w:val="00C962CF"/>
    <w:rsid w:val="00C96F17"/>
    <w:rsid w:val="00C977E1"/>
    <w:rsid w:val="00C97A95"/>
    <w:rsid w:val="00CA076B"/>
    <w:rsid w:val="00CA09FE"/>
    <w:rsid w:val="00CA189B"/>
    <w:rsid w:val="00CA1B88"/>
    <w:rsid w:val="00CA335D"/>
    <w:rsid w:val="00CA4954"/>
    <w:rsid w:val="00CA531C"/>
    <w:rsid w:val="00CA6416"/>
    <w:rsid w:val="00CB347F"/>
    <w:rsid w:val="00CB35FD"/>
    <w:rsid w:val="00CB438E"/>
    <w:rsid w:val="00CB4AC4"/>
    <w:rsid w:val="00CB6B79"/>
    <w:rsid w:val="00CB764F"/>
    <w:rsid w:val="00CB77CA"/>
    <w:rsid w:val="00CB7851"/>
    <w:rsid w:val="00CB7AFA"/>
    <w:rsid w:val="00CC2075"/>
    <w:rsid w:val="00CC294E"/>
    <w:rsid w:val="00CC501A"/>
    <w:rsid w:val="00CC5A0C"/>
    <w:rsid w:val="00CC5DB1"/>
    <w:rsid w:val="00CC65BC"/>
    <w:rsid w:val="00CC78FD"/>
    <w:rsid w:val="00CD1F9E"/>
    <w:rsid w:val="00CD5448"/>
    <w:rsid w:val="00CD55BF"/>
    <w:rsid w:val="00CD5931"/>
    <w:rsid w:val="00CE0BAC"/>
    <w:rsid w:val="00CE14E8"/>
    <w:rsid w:val="00CE22D7"/>
    <w:rsid w:val="00CE2517"/>
    <w:rsid w:val="00CE3A59"/>
    <w:rsid w:val="00CE44F2"/>
    <w:rsid w:val="00CE4583"/>
    <w:rsid w:val="00CE56BD"/>
    <w:rsid w:val="00CE777F"/>
    <w:rsid w:val="00CF3FAE"/>
    <w:rsid w:val="00CF69F3"/>
    <w:rsid w:val="00CF705D"/>
    <w:rsid w:val="00CF7579"/>
    <w:rsid w:val="00CF760E"/>
    <w:rsid w:val="00D00C7B"/>
    <w:rsid w:val="00D03591"/>
    <w:rsid w:val="00D039C3"/>
    <w:rsid w:val="00D042FA"/>
    <w:rsid w:val="00D050A4"/>
    <w:rsid w:val="00D06526"/>
    <w:rsid w:val="00D06681"/>
    <w:rsid w:val="00D11829"/>
    <w:rsid w:val="00D12D32"/>
    <w:rsid w:val="00D133EC"/>
    <w:rsid w:val="00D13C9B"/>
    <w:rsid w:val="00D13F4F"/>
    <w:rsid w:val="00D14E2B"/>
    <w:rsid w:val="00D15EFE"/>
    <w:rsid w:val="00D166FE"/>
    <w:rsid w:val="00D16F55"/>
    <w:rsid w:val="00D20AB0"/>
    <w:rsid w:val="00D22D8F"/>
    <w:rsid w:val="00D238F7"/>
    <w:rsid w:val="00D239BA"/>
    <w:rsid w:val="00D25827"/>
    <w:rsid w:val="00D26656"/>
    <w:rsid w:val="00D27C84"/>
    <w:rsid w:val="00D31F08"/>
    <w:rsid w:val="00D3205B"/>
    <w:rsid w:val="00D337C8"/>
    <w:rsid w:val="00D34532"/>
    <w:rsid w:val="00D354B6"/>
    <w:rsid w:val="00D3561C"/>
    <w:rsid w:val="00D3587F"/>
    <w:rsid w:val="00D359BF"/>
    <w:rsid w:val="00D37B58"/>
    <w:rsid w:val="00D4105D"/>
    <w:rsid w:val="00D44476"/>
    <w:rsid w:val="00D44A52"/>
    <w:rsid w:val="00D46D2C"/>
    <w:rsid w:val="00D500B6"/>
    <w:rsid w:val="00D516DE"/>
    <w:rsid w:val="00D52F0E"/>
    <w:rsid w:val="00D543D7"/>
    <w:rsid w:val="00D547D3"/>
    <w:rsid w:val="00D5625B"/>
    <w:rsid w:val="00D565C5"/>
    <w:rsid w:val="00D566BF"/>
    <w:rsid w:val="00D56A9A"/>
    <w:rsid w:val="00D604A7"/>
    <w:rsid w:val="00D60916"/>
    <w:rsid w:val="00D62E8D"/>
    <w:rsid w:val="00D640AD"/>
    <w:rsid w:val="00D665F6"/>
    <w:rsid w:val="00D66DBF"/>
    <w:rsid w:val="00D7046F"/>
    <w:rsid w:val="00D708D0"/>
    <w:rsid w:val="00D71F3A"/>
    <w:rsid w:val="00D727CF"/>
    <w:rsid w:val="00D72AE2"/>
    <w:rsid w:val="00D7492F"/>
    <w:rsid w:val="00D74D99"/>
    <w:rsid w:val="00D76352"/>
    <w:rsid w:val="00D81128"/>
    <w:rsid w:val="00D82770"/>
    <w:rsid w:val="00D8389F"/>
    <w:rsid w:val="00D84975"/>
    <w:rsid w:val="00D849DB"/>
    <w:rsid w:val="00D84A23"/>
    <w:rsid w:val="00D84B99"/>
    <w:rsid w:val="00D8551A"/>
    <w:rsid w:val="00D85D30"/>
    <w:rsid w:val="00D87C7A"/>
    <w:rsid w:val="00D91FC9"/>
    <w:rsid w:val="00D932A2"/>
    <w:rsid w:val="00D940F7"/>
    <w:rsid w:val="00D944BB"/>
    <w:rsid w:val="00DA0560"/>
    <w:rsid w:val="00DA410C"/>
    <w:rsid w:val="00DA592E"/>
    <w:rsid w:val="00DA5D49"/>
    <w:rsid w:val="00DA6C23"/>
    <w:rsid w:val="00DA7CA5"/>
    <w:rsid w:val="00DA7D2F"/>
    <w:rsid w:val="00DA7DDD"/>
    <w:rsid w:val="00DB0234"/>
    <w:rsid w:val="00DB0733"/>
    <w:rsid w:val="00DB370F"/>
    <w:rsid w:val="00DB388E"/>
    <w:rsid w:val="00DB3A44"/>
    <w:rsid w:val="00DB46D7"/>
    <w:rsid w:val="00DB4849"/>
    <w:rsid w:val="00DB4985"/>
    <w:rsid w:val="00DB6644"/>
    <w:rsid w:val="00DB66E3"/>
    <w:rsid w:val="00DC005C"/>
    <w:rsid w:val="00DC0C10"/>
    <w:rsid w:val="00DC0E59"/>
    <w:rsid w:val="00DC1231"/>
    <w:rsid w:val="00DC1243"/>
    <w:rsid w:val="00DC19E9"/>
    <w:rsid w:val="00DC1B0D"/>
    <w:rsid w:val="00DC2E54"/>
    <w:rsid w:val="00DC302D"/>
    <w:rsid w:val="00DC4406"/>
    <w:rsid w:val="00DC4674"/>
    <w:rsid w:val="00DC46E1"/>
    <w:rsid w:val="00DC4B34"/>
    <w:rsid w:val="00DC535D"/>
    <w:rsid w:val="00DC68F0"/>
    <w:rsid w:val="00DD0FA1"/>
    <w:rsid w:val="00DD2A45"/>
    <w:rsid w:val="00DD3024"/>
    <w:rsid w:val="00DD363F"/>
    <w:rsid w:val="00DD3D51"/>
    <w:rsid w:val="00DE0296"/>
    <w:rsid w:val="00DE1ECB"/>
    <w:rsid w:val="00DE2387"/>
    <w:rsid w:val="00DE463F"/>
    <w:rsid w:val="00DE46F4"/>
    <w:rsid w:val="00DE5479"/>
    <w:rsid w:val="00DE5A61"/>
    <w:rsid w:val="00DE5BC0"/>
    <w:rsid w:val="00DE73C8"/>
    <w:rsid w:val="00DE7FD5"/>
    <w:rsid w:val="00DF1BAB"/>
    <w:rsid w:val="00DF32C0"/>
    <w:rsid w:val="00DF32F6"/>
    <w:rsid w:val="00DF58F1"/>
    <w:rsid w:val="00DF5C4E"/>
    <w:rsid w:val="00DF6492"/>
    <w:rsid w:val="00E001E4"/>
    <w:rsid w:val="00E015C0"/>
    <w:rsid w:val="00E0260F"/>
    <w:rsid w:val="00E0289C"/>
    <w:rsid w:val="00E02909"/>
    <w:rsid w:val="00E030E6"/>
    <w:rsid w:val="00E06E14"/>
    <w:rsid w:val="00E06F1F"/>
    <w:rsid w:val="00E07499"/>
    <w:rsid w:val="00E10ADF"/>
    <w:rsid w:val="00E12F7E"/>
    <w:rsid w:val="00E16FF5"/>
    <w:rsid w:val="00E172E3"/>
    <w:rsid w:val="00E177D4"/>
    <w:rsid w:val="00E2023A"/>
    <w:rsid w:val="00E214E0"/>
    <w:rsid w:val="00E2428A"/>
    <w:rsid w:val="00E27FE8"/>
    <w:rsid w:val="00E31D31"/>
    <w:rsid w:val="00E33521"/>
    <w:rsid w:val="00E37071"/>
    <w:rsid w:val="00E40FEF"/>
    <w:rsid w:val="00E41372"/>
    <w:rsid w:val="00E41E0B"/>
    <w:rsid w:val="00E41E39"/>
    <w:rsid w:val="00E45457"/>
    <w:rsid w:val="00E4690D"/>
    <w:rsid w:val="00E476DF"/>
    <w:rsid w:val="00E50717"/>
    <w:rsid w:val="00E507BB"/>
    <w:rsid w:val="00E50C4A"/>
    <w:rsid w:val="00E51637"/>
    <w:rsid w:val="00E53DC0"/>
    <w:rsid w:val="00E54769"/>
    <w:rsid w:val="00E54FA1"/>
    <w:rsid w:val="00E55956"/>
    <w:rsid w:val="00E56D02"/>
    <w:rsid w:val="00E57B65"/>
    <w:rsid w:val="00E57C2D"/>
    <w:rsid w:val="00E60D47"/>
    <w:rsid w:val="00E61F16"/>
    <w:rsid w:val="00E631E6"/>
    <w:rsid w:val="00E6377A"/>
    <w:rsid w:val="00E64BB3"/>
    <w:rsid w:val="00E675E8"/>
    <w:rsid w:val="00E701BE"/>
    <w:rsid w:val="00E70C4E"/>
    <w:rsid w:val="00E71843"/>
    <w:rsid w:val="00E7535E"/>
    <w:rsid w:val="00E75E93"/>
    <w:rsid w:val="00E809A9"/>
    <w:rsid w:val="00E81AE8"/>
    <w:rsid w:val="00E82299"/>
    <w:rsid w:val="00E836AE"/>
    <w:rsid w:val="00E84F0E"/>
    <w:rsid w:val="00E85ECD"/>
    <w:rsid w:val="00E86293"/>
    <w:rsid w:val="00E862DA"/>
    <w:rsid w:val="00E873C1"/>
    <w:rsid w:val="00E87787"/>
    <w:rsid w:val="00E903DB"/>
    <w:rsid w:val="00E90BFC"/>
    <w:rsid w:val="00E91210"/>
    <w:rsid w:val="00E91746"/>
    <w:rsid w:val="00E92C5A"/>
    <w:rsid w:val="00E93C79"/>
    <w:rsid w:val="00E94529"/>
    <w:rsid w:val="00E948F0"/>
    <w:rsid w:val="00E953D4"/>
    <w:rsid w:val="00E96DCD"/>
    <w:rsid w:val="00E974E5"/>
    <w:rsid w:val="00E979DD"/>
    <w:rsid w:val="00EA134C"/>
    <w:rsid w:val="00EA20EA"/>
    <w:rsid w:val="00EA24E2"/>
    <w:rsid w:val="00EA4C52"/>
    <w:rsid w:val="00EA5466"/>
    <w:rsid w:val="00EA63D1"/>
    <w:rsid w:val="00EA72F4"/>
    <w:rsid w:val="00EA7C56"/>
    <w:rsid w:val="00EB1634"/>
    <w:rsid w:val="00EB1A4B"/>
    <w:rsid w:val="00EB2B77"/>
    <w:rsid w:val="00EB478A"/>
    <w:rsid w:val="00EB5404"/>
    <w:rsid w:val="00EB5B61"/>
    <w:rsid w:val="00EB6210"/>
    <w:rsid w:val="00EB6BE0"/>
    <w:rsid w:val="00EB7633"/>
    <w:rsid w:val="00EC0026"/>
    <w:rsid w:val="00EC0475"/>
    <w:rsid w:val="00EC0496"/>
    <w:rsid w:val="00EC1567"/>
    <w:rsid w:val="00EC2304"/>
    <w:rsid w:val="00EC2C3E"/>
    <w:rsid w:val="00EC2FCE"/>
    <w:rsid w:val="00EC6D28"/>
    <w:rsid w:val="00EC70A0"/>
    <w:rsid w:val="00EC79CF"/>
    <w:rsid w:val="00ED17A0"/>
    <w:rsid w:val="00ED1F94"/>
    <w:rsid w:val="00ED1FCB"/>
    <w:rsid w:val="00ED2290"/>
    <w:rsid w:val="00ED59A6"/>
    <w:rsid w:val="00ED5F3F"/>
    <w:rsid w:val="00ED76E8"/>
    <w:rsid w:val="00ED7873"/>
    <w:rsid w:val="00ED7CEB"/>
    <w:rsid w:val="00EE007E"/>
    <w:rsid w:val="00EE0288"/>
    <w:rsid w:val="00EE319A"/>
    <w:rsid w:val="00EE399D"/>
    <w:rsid w:val="00EE3C6B"/>
    <w:rsid w:val="00EE4908"/>
    <w:rsid w:val="00EE4C8B"/>
    <w:rsid w:val="00EE703B"/>
    <w:rsid w:val="00EF098F"/>
    <w:rsid w:val="00EF0B76"/>
    <w:rsid w:val="00EF1A29"/>
    <w:rsid w:val="00EF315B"/>
    <w:rsid w:val="00EF43DA"/>
    <w:rsid w:val="00EF6D18"/>
    <w:rsid w:val="00EF7974"/>
    <w:rsid w:val="00F011EA"/>
    <w:rsid w:val="00F016C3"/>
    <w:rsid w:val="00F02293"/>
    <w:rsid w:val="00F041B9"/>
    <w:rsid w:val="00F06072"/>
    <w:rsid w:val="00F067A5"/>
    <w:rsid w:val="00F07205"/>
    <w:rsid w:val="00F0756C"/>
    <w:rsid w:val="00F12E93"/>
    <w:rsid w:val="00F131A4"/>
    <w:rsid w:val="00F14154"/>
    <w:rsid w:val="00F14975"/>
    <w:rsid w:val="00F157C4"/>
    <w:rsid w:val="00F15E1B"/>
    <w:rsid w:val="00F16811"/>
    <w:rsid w:val="00F17AD8"/>
    <w:rsid w:val="00F2292B"/>
    <w:rsid w:val="00F24586"/>
    <w:rsid w:val="00F2464E"/>
    <w:rsid w:val="00F26367"/>
    <w:rsid w:val="00F30621"/>
    <w:rsid w:val="00F31D09"/>
    <w:rsid w:val="00F32420"/>
    <w:rsid w:val="00F324D5"/>
    <w:rsid w:val="00F32A90"/>
    <w:rsid w:val="00F33BA6"/>
    <w:rsid w:val="00F33CDD"/>
    <w:rsid w:val="00F4026A"/>
    <w:rsid w:val="00F42532"/>
    <w:rsid w:val="00F42D51"/>
    <w:rsid w:val="00F43D3C"/>
    <w:rsid w:val="00F47869"/>
    <w:rsid w:val="00F5068D"/>
    <w:rsid w:val="00F50820"/>
    <w:rsid w:val="00F5124A"/>
    <w:rsid w:val="00F51F93"/>
    <w:rsid w:val="00F55447"/>
    <w:rsid w:val="00F56E7E"/>
    <w:rsid w:val="00F571D5"/>
    <w:rsid w:val="00F578E2"/>
    <w:rsid w:val="00F62A5A"/>
    <w:rsid w:val="00F62AC2"/>
    <w:rsid w:val="00F6343D"/>
    <w:rsid w:val="00F64729"/>
    <w:rsid w:val="00F649D2"/>
    <w:rsid w:val="00F65FC7"/>
    <w:rsid w:val="00F729CC"/>
    <w:rsid w:val="00F73619"/>
    <w:rsid w:val="00F74585"/>
    <w:rsid w:val="00F76090"/>
    <w:rsid w:val="00F76CA4"/>
    <w:rsid w:val="00F76DC6"/>
    <w:rsid w:val="00F81FEA"/>
    <w:rsid w:val="00F837B7"/>
    <w:rsid w:val="00F83803"/>
    <w:rsid w:val="00F84B08"/>
    <w:rsid w:val="00F84CE0"/>
    <w:rsid w:val="00F860EA"/>
    <w:rsid w:val="00F874A0"/>
    <w:rsid w:val="00F90803"/>
    <w:rsid w:val="00F908E8"/>
    <w:rsid w:val="00F90B5A"/>
    <w:rsid w:val="00F918EA"/>
    <w:rsid w:val="00F924C9"/>
    <w:rsid w:val="00F95A4F"/>
    <w:rsid w:val="00F979F3"/>
    <w:rsid w:val="00F97CBF"/>
    <w:rsid w:val="00F97ED4"/>
    <w:rsid w:val="00FA091C"/>
    <w:rsid w:val="00FA1AAF"/>
    <w:rsid w:val="00FA29A7"/>
    <w:rsid w:val="00FA30E8"/>
    <w:rsid w:val="00FA3472"/>
    <w:rsid w:val="00FA49FF"/>
    <w:rsid w:val="00FA7709"/>
    <w:rsid w:val="00FA78C4"/>
    <w:rsid w:val="00FB241B"/>
    <w:rsid w:val="00FB2D79"/>
    <w:rsid w:val="00FB2E69"/>
    <w:rsid w:val="00FB493C"/>
    <w:rsid w:val="00FB49C9"/>
    <w:rsid w:val="00FB4EF4"/>
    <w:rsid w:val="00FB522A"/>
    <w:rsid w:val="00FB54AF"/>
    <w:rsid w:val="00FB58D1"/>
    <w:rsid w:val="00FB742C"/>
    <w:rsid w:val="00FC3053"/>
    <w:rsid w:val="00FC4DFF"/>
    <w:rsid w:val="00FC58CF"/>
    <w:rsid w:val="00FC68C0"/>
    <w:rsid w:val="00FD1448"/>
    <w:rsid w:val="00FD2E24"/>
    <w:rsid w:val="00FD3098"/>
    <w:rsid w:val="00FD4011"/>
    <w:rsid w:val="00FD419B"/>
    <w:rsid w:val="00FD41B6"/>
    <w:rsid w:val="00FD4783"/>
    <w:rsid w:val="00FD4D61"/>
    <w:rsid w:val="00FD52F5"/>
    <w:rsid w:val="00FD5584"/>
    <w:rsid w:val="00FD7FE1"/>
    <w:rsid w:val="00FE7285"/>
    <w:rsid w:val="00FF10ED"/>
    <w:rsid w:val="00FF3689"/>
    <w:rsid w:val="00FF4217"/>
    <w:rsid w:val="00FF4EAE"/>
    <w:rsid w:val="00FF678E"/>
    <w:rsid w:val="09926F90"/>
    <w:rsid w:val="2D634392"/>
    <w:rsid w:val="31CE3D49"/>
    <w:rsid w:val="33EC09F2"/>
    <w:rsid w:val="41511D4F"/>
    <w:rsid w:val="4663348B"/>
    <w:rsid w:val="4CE36B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BFC0CD6"/>
  <w15:docId w15:val="{9602057D-7C0B-4B77-AE2E-3C8458AAB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semiHidden="1" w:uiPriority="9" w:unhideWhenUsed="1"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iPriority="0" w:unhideWhenUsed="1"/>
    <w:lsdException w:name="footer"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uiPriority="0"/>
    <w:lsdException w:name="endnote reference" w:unhideWhenUsed="1"/>
    <w:lsdException w:name="endnote text"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91B25"/>
    <w:pPr>
      <w:widowControl w:val="0"/>
      <w:jc w:val="both"/>
    </w:pPr>
    <w:rPr>
      <w:rFonts w:ascii="Times New Roman" w:hAnsi="Times New Roman"/>
      <w:kern w:val="2"/>
      <w:sz w:val="21"/>
      <w:szCs w:val="24"/>
    </w:rPr>
  </w:style>
  <w:style w:type="paragraph" w:styleId="1">
    <w:name w:val="heading 1"/>
    <w:basedOn w:val="a"/>
    <w:next w:val="a"/>
    <w:link w:val="10"/>
    <w:qFormat/>
    <w:rsid w:val="00F42532"/>
    <w:pPr>
      <w:keepNext/>
      <w:keepLines/>
      <w:pageBreakBefore/>
      <w:spacing w:beforeLines="100" w:before="100" w:afterLines="100" w:after="100"/>
      <w:jc w:val="center"/>
      <w:outlineLvl w:val="0"/>
    </w:pPr>
    <w:rPr>
      <w:b/>
      <w:bCs/>
      <w:kern w:val="44"/>
      <w:sz w:val="36"/>
      <w:szCs w:val="44"/>
    </w:rPr>
  </w:style>
  <w:style w:type="paragraph" w:styleId="2">
    <w:name w:val="heading 2"/>
    <w:basedOn w:val="1"/>
    <w:next w:val="a"/>
    <w:link w:val="20"/>
    <w:qFormat/>
    <w:rsid w:val="00F42532"/>
    <w:pPr>
      <w:pageBreakBefore w:val="0"/>
      <w:spacing w:beforeLines="50" w:before="50" w:afterLines="50" w:after="50" w:line="300" w:lineRule="auto"/>
      <w:jc w:val="left"/>
      <w:outlineLvl w:val="1"/>
    </w:pPr>
    <w:rPr>
      <w:sz w:val="30"/>
    </w:rPr>
  </w:style>
  <w:style w:type="paragraph" w:styleId="3">
    <w:name w:val="heading 3"/>
    <w:basedOn w:val="2"/>
    <w:next w:val="a"/>
    <w:link w:val="30"/>
    <w:uiPriority w:val="9"/>
    <w:qFormat/>
    <w:pPr>
      <w:outlineLvl w:val="2"/>
    </w:pPr>
    <w:rPr>
      <w:sz w:val="24"/>
    </w:rPr>
  </w:style>
  <w:style w:type="paragraph" w:styleId="4">
    <w:name w:val="heading 4"/>
    <w:basedOn w:val="a"/>
    <w:next w:val="a"/>
    <w:link w:val="40"/>
    <w:uiPriority w:val="9"/>
    <w:qFormat/>
    <w:pPr>
      <w:keepNext/>
      <w:keepLines/>
      <w:spacing w:beforeLines="50" w:afterLines="50" w:line="300" w:lineRule="auto"/>
      <w:jc w:val="left"/>
      <w:outlineLvl w:val="3"/>
    </w:pPr>
    <w:rPr>
      <w:b/>
      <w:bCs/>
      <w:sz w:val="24"/>
      <w:szCs w:val="28"/>
    </w:rPr>
  </w:style>
  <w:style w:type="paragraph" w:styleId="6">
    <w:name w:val="heading 6"/>
    <w:basedOn w:val="a"/>
    <w:next w:val="a"/>
    <w:link w:val="60"/>
    <w:uiPriority w:val="9"/>
    <w:qFormat/>
    <w:pPr>
      <w:keepNext/>
      <w:keepLines/>
      <w:spacing w:before="240" w:after="64" w:line="320" w:lineRule="auto"/>
      <w:outlineLvl w:val="5"/>
    </w:pPr>
    <w:rPr>
      <w:rFonts w:ascii="Cambria" w:hAnsi="Cambria"/>
      <w:b/>
      <w:bCs/>
      <w:sz w:val="24"/>
    </w:rPr>
  </w:style>
  <w:style w:type="paragraph" w:styleId="7">
    <w:name w:val="heading 7"/>
    <w:basedOn w:val="a"/>
    <w:next w:val="a"/>
    <w:link w:val="70"/>
    <w:uiPriority w:val="9"/>
    <w:qFormat/>
    <w:pPr>
      <w:keepNext/>
      <w:keepLines/>
      <w:spacing w:before="240" w:after="64" w:line="320" w:lineRule="auto"/>
      <w:outlineLvl w:val="6"/>
    </w:pPr>
    <w:rPr>
      <w:b/>
      <w:bCs/>
      <w:sz w:val="24"/>
    </w:rPr>
  </w:style>
  <w:style w:type="paragraph" w:styleId="8">
    <w:name w:val="heading 8"/>
    <w:basedOn w:val="a"/>
    <w:next w:val="a"/>
    <w:link w:val="80"/>
    <w:uiPriority w:val="9"/>
    <w:qFormat/>
    <w:pPr>
      <w:keepNext/>
      <w:keepLines/>
      <w:spacing w:before="240" w:after="64" w:line="320" w:lineRule="auto"/>
      <w:outlineLvl w:val="7"/>
    </w:pPr>
    <w:rPr>
      <w:rFonts w:ascii="Cambria" w:hAnsi="Cambria"/>
      <w:sz w:val="24"/>
    </w:rPr>
  </w:style>
  <w:style w:type="paragraph" w:styleId="9">
    <w:name w:val="heading 9"/>
    <w:basedOn w:val="a"/>
    <w:next w:val="a"/>
    <w:link w:val="90"/>
    <w:uiPriority w:val="9"/>
    <w:qFormat/>
    <w:pPr>
      <w:keepNext/>
      <w:keepLines/>
      <w:spacing w:before="240" w:after="64" w:line="320" w:lineRule="auto"/>
      <w:outlineLvl w:val="8"/>
    </w:pPr>
    <w:rPr>
      <w:rFonts w:ascii="Cambria" w:hAnsi="Cambria"/>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qFormat/>
    <w:rPr>
      <w:rFonts w:ascii="Calibri Light" w:eastAsia="黑体" w:hAnsi="Calibri Light"/>
      <w:sz w:val="20"/>
      <w:szCs w:val="20"/>
    </w:rPr>
  </w:style>
  <w:style w:type="paragraph" w:styleId="a4">
    <w:name w:val="annotation text"/>
    <w:basedOn w:val="a"/>
    <w:link w:val="a5"/>
    <w:uiPriority w:val="99"/>
    <w:unhideWhenUsed/>
    <w:pPr>
      <w:jc w:val="left"/>
    </w:pPr>
  </w:style>
  <w:style w:type="paragraph" w:styleId="a6">
    <w:name w:val="Body Text Indent"/>
    <w:basedOn w:val="a"/>
    <w:link w:val="a7"/>
    <w:pPr>
      <w:spacing w:line="340" w:lineRule="exact"/>
      <w:ind w:firstLineChars="200" w:firstLine="480"/>
    </w:pPr>
    <w:rPr>
      <w:sz w:val="24"/>
    </w:rPr>
  </w:style>
  <w:style w:type="paragraph" w:styleId="TOC3">
    <w:name w:val="toc 3"/>
    <w:basedOn w:val="a"/>
    <w:next w:val="a"/>
    <w:uiPriority w:val="39"/>
    <w:pPr>
      <w:spacing w:line="300" w:lineRule="auto"/>
      <w:ind w:leftChars="400" w:left="400"/>
    </w:pPr>
    <w:rPr>
      <w:sz w:val="24"/>
    </w:rPr>
  </w:style>
  <w:style w:type="paragraph" w:styleId="a8">
    <w:name w:val="Date"/>
    <w:basedOn w:val="a"/>
    <w:next w:val="a"/>
    <w:link w:val="a9"/>
    <w:uiPriority w:val="99"/>
    <w:unhideWhenUsed/>
    <w:pPr>
      <w:ind w:leftChars="2500" w:left="100"/>
    </w:pPr>
  </w:style>
  <w:style w:type="paragraph" w:styleId="aa">
    <w:name w:val="endnote text"/>
    <w:basedOn w:val="a"/>
    <w:link w:val="ab"/>
    <w:uiPriority w:val="99"/>
    <w:unhideWhenUsed/>
    <w:pPr>
      <w:snapToGrid w:val="0"/>
      <w:jc w:val="left"/>
    </w:pPr>
  </w:style>
  <w:style w:type="paragraph" w:styleId="ac">
    <w:name w:val="Balloon Text"/>
    <w:basedOn w:val="a"/>
    <w:link w:val="ad"/>
    <w:uiPriority w:val="99"/>
    <w:unhideWhenUsed/>
    <w:rPr>
      <w:sz w:val="18"/>
      <w:szCs w:val="18"/>
    </w:rPr>
  </w:style>
  <w:style w:type="paragraph" w:styleId="ae">
    <w:name w:val="footer"/>
    <w:basedOn w:val="a"/>
    <w:link w:val="af"/>
    <w:uiPriority w:val="99"/>
    <w:unhideWhenUsed/>
    <w:pPr>
      <w:tabs>
        <w:tab w:val="center" w:pos="4153"/>
        <w:tab w:val="right" w:pos="8306"/>
      </w:tabs>
      <w:snapToGrid w:val="0"/>
      <w:jc w:val="left"/>
    </w:pPr>
    <w:rPr>
      <w:sz w:val="18"/>
      <w:szCs w:val="18"/>
    </w:rPr>
  </w:style>
  <w:style w:type="paragraph" w:styleId="af0">
    <w:name w:val="header"/>
    <w:basedOn w:val="a"/>
    <w:link w:val="af1"/>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spacing w:line="300" w:lineRule="auto"/>
    </w:pPr>
    <w:rPr>
      <w:sz w:val="24"/>
    </w:rPr>
  </w:style>
  <w:style w:type="paragraph" w:styleId="TOC4">
    <w:name w:val="toc 4"/>
    <w:basedOn w:val="a"/>
    <w:next w:val="a"/>
    <w:uiPriority w:val="39"/>
    <w:unhideWhenUsed/>
    <w:pPr>
      <w:spacing w:line="300" w:lineRule="auto"/>
      <w:ind w:leftChars="600" w:left="600"/>
    </w:pPr>
    <w:rPr>
      <w:sz w:val="24"/>
    </w:rPr>
  </w:style>
  <w:style w:type="paragraph" w:styleId="TOC2">
    <w:name w:val="toc 2"/>
    <w:basedOn w:val="a"/>
    <w:next w:val="a"/>
    <w:uiPriority w:val="39"/>
    <w:pPr>
      <w:spacing w:line="300" w:lineRule="auto"/>
      <w:ind w:leftChars="200" w:left="200"/>
    </w:pPr>
    <w:rPr>
      <w:sz w:val="24"/>
    </w:rPr>
  </w:style>
  <w:style w:type="paragraph" w:styleId="af2">
    <w:name w:val="Normal (Web)"/>
    <w:basedOn w:val="a"/>
    <w:uiPriority w:val="99"/>
    <w:pPr>
      <w:widowControl/>
      <w:spacing w:before="100" w:beforeAutospacing="1" w:after="100" w:afterAutospacing="1"/>
      <w:jc w:val="left"/>
    </w:pPr>
    <w:rPr>
      <w:rFonts w:ascii="宋体" w:hAnsi="宋体" w:cs="宋体"/>
      <w:kern w:val="0"/>
      <w:sz w:val="24"/>
    </w:rPr>
  </w:style>
  <w:style w:type="paragraph" w:styleId="af3">
    <w:name w:val="annotation subject"/>
    <w:basedOn w:val="a4"/>
    <w:next w:val="a4"/>
    <w:link w:val="af4"/>
    <w:uiPriority w:val="99"/>
    <w:unhideWhenUsed/>
    <w:rPr>
      <w:b/>
      <w:bCs/>
    </w:rPr>
  </w:style>
  <w:style w:type="table" w:styleId="af5">
    <w:name w:val="Table Grid"/>
    <w:basedOn w:val="a1"/>
    <w:uiPriority w:val="59"/>
    <w:pPr>
      <w:ind w:firstLine="1157"/>
    </w:pPr>
    <w:rPr>
      <w:rFonts w:ascii="MS Reference Specialty" w:hAnsi="MS Reference Specialty"/>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endnote reference"/>
    <w:uiPriority w:val="99"/>
    <w:unhideWhenUsed/>
    <w:rPr>
      <w:vertAlign w:val="superscript"/>
    </w:rPr>
  </w:style>
  <w:style w:type="character" w:styleId="af7">
    <w:name w:val="page number"/>
  </w:style>
  <w:style w:type="character" w:styleId="af8">
    <w:name w:val="FollowedHyperlink"/>
    <w:uiPriority w:val="99"/>
    <w:unhideWhenUsed/>
    <w:rPr>
      <w:color w:val="800080"/>
      <w:u w:val="single"/>
    </w:rPr>
  </w:style>
  <w:style w:type="character" w:styleId="af9">
    <w:name w:val="Emphasis"/>
    <w:uiPriority w:val="20"/>
    <w:qFormat/>
    <w:rPr>
      <w:i/>
      <w:iCs/>
    </w:rPr>
  </w:style>
  <w:style w:type="character" w:styleId="afa">
    <w:name w:val="Hyperlink"/>
    <w:uiPriority w:val="99"/>
    <w:unhideWhenUsed/>
    <w:rPr>
      <w:color w:val="0563C1"/>
      <w:u w:val="single"/>
    </w:rPr>
  </w:style>
  <w:style w:type="character" w:styleId="afb">
    <w:name w:val="annotation reference"/>
    <w:uiPriority w:val="99"/>
    <w:unhideWhenUsed/>
    <w:rPr>
      <w:sz w:val="21"/>
      <w:szCs w:val="21"/>
    </w:rPr>
  </w:style>
  <w:style w:type="character" w:customStyle="1" w:styleId="10">
    <w:name w:val="标题 1 字符"/>
    <w:link w:val="1"/>
    <w:rsid w:val="00F42532"/>
    <w:rPr>
      <w:rFonts w:ascii="Times New Roman" w:hAnsi="Times New Roman"/>
      <w:b/>
      <w:bCs/>
      <w:kern w:val="44"/>
      <w:sz w:val="36"/>
      <w:szCs w:val="44"/>
    </w:rPr>
  </w:style>
  <w:style w:type="character" w:customStyle="1" w:styleId="20">
    <w:name w:val="标题 2 字符"/>
    <w:link w:val="2"/>
    <w:rsid w:val="00F42532"/>
    <w:rPr>
      <w:rFonts w:ascii="Times New Roman" w:hAnsi="Times New Roman"/>
      <w:b/>
      <w:bCs/>
      <w:kern w:val="44"/>
      <w:sz w:val="30"/>
      <w:szCs w:val="44"/>
    </w:rPr>
  </w:style>
  <w:style w:type="character" w:customStyle="1" w:styleId="30">
    <w:name w:val="标题 3 字符"/>
    <w:link w:val="3"/>
    <w:uiPriority w:val="9"/>
    <w:rPr>
      <w:rFonts w:ascii="Times New Roman" w:eastAsia="宋体" w:hAnsi="Times New Roman" w:cs="Times New Roman"/>
      <w:b/>
      <w:bCs/>
      <w:kern w:val="44"/>
      <w:sz w:val="24"/>
      <w:szCs w:val="44"/>
    </w:rPr>
  </w:style>
  <w:style w:type="character" w:customStyle="1" w:styleId="40">
    <w:name w:val="标题 4 字符"/>
    <w:link w:val="4"/>
    <w:uiPriority w:val="9"/>
    <w:rPr>
      <w:rFonts w:ascii="Times New Roman" w:eastAsia="宋体" w:hAnsi="Times New Roman" w:cs="Times New Roman"/>
      <w:b/>
      <w:bCs/>
      <w:sz w:val="24"/>
      <w:szCs w:val="28"/>
    </w:rPr>
  </w:style>
  <w:style w:type="character" w:customStyle="1" w:styleId="60">
    <w:name w:val="标题 6 字符"/>
    <w:link w:val="6"/>
    <w:uiPriority w:val="9"/>
    <w:semiHidden/>
    <w:rPr>
      <w:rFonts w:ascii="Cambria" w:hAnsi="Cambria"/>
      <w:b/>
      <w:bCs/>
      <w:kern w:val="2"/>
      <w:sz w:val="24"/>
      <w:szCs w:val="24"/>
    </w:rPr>
  </w:style>
  <w:style w:type="character" w:customStyle="1" w:styleId="70">
    <w:name w:val="标题 7 字符"/>
    <w:link w:val="7"/>
    <w:uiPriority w:val="9"/>
    <w:semiHidden/>
    <w:rPr>
      <w:rFonts w:ascii="Times New Roman" w:hAnsi="Times New Roman"/>
      <w:b/>
      <w:bCs/>
      <w:kern w:val="2"/>
      <w:sz w:val="24"/>
      <w:szCs w:val="24"/>
    </w:rPr>
  </w:style>
  <w:style w:type="character" w:customStyle="1" w:styleId="80">
    <w:name w:val="标题 8 字符"/>
    <w:link w:val="8"/>
    <w:uiPriority w:val="9"/>
    <w:semiHidden/>
    <w:rPr>
      <w:rFonts w:ascii="Cambria" w:hAnsi="Cambria"/>
      <w:kern w:val="2"/>
      <w:sz w:val="24"/>
      <w:szCs w:val="24"/>
    </w:rPr>
  </w:style>
  <w:style w:type="character" w:customStyle="1" w:styleId="90">
    <w:name w:val="标题 9 字符"/>
    <w:link w:val="9"/>
    <w:uiPriority w:val="9"/>
    <w:semiHidden/>
    <w:rPr>
      <w:rFonts w:ascii="Cambria" w:hAnsi="Cambria"/>
      <w:kern w:val="2"/>
      <w:sz w:val="21"/>
      <w:szCs w:val="21"/>
    </w:rPr>
  </w:style>
  <w:style w:type="character" w:customStyle="1" w:styleId="a5">
    <w:name w:val="批注文字 字符"/>
    <w:link w:val="a4"/>
    <w:uiPriority w:val="99"/>
    <w:rPr>
      <w:rFonts w:ascii="Times New Roman" w:hAnsi="Times New Roman"/>
      <w:kern w:val="2"/>
      <w:sz w:val="21"/>
      <w:szCs w:val="24"/>
    </w:rPr>
  </w:style>
  <w:style w:type="character" w:customStyle="1" w:styleId="a7">
    <w:name w:val="正文文本缩进 字符"/>
    <w:link w:val="a6"/>
    <w:rPr>
      <w:rFonts w:ascii="Times New Roman" w:eastAsia="宋体" w:hAnsi="Times New Roman" w:cs="Times New Roman"/>
      <w:sz w:val="24"/>
      <w:szCs w:val="24"/>
    </w:rPr>
  </w:style>
  <w:style w:type="character" w:customStyle="1" w:styleId="a9">
    <w:name w:val="日期 字符"/>
    <w:link w:val="a8"/>
    <w:uiPriority w:val="99"/>
    <w:semiHidden/>
    <w:rPr>
      <w:rFonts w:ascii="Times New Roman" w:eastAsia="宋体" w:hAnsi="Times New Roman" w:cs="Times New Roman"/>
      <w:szCs w:val="24"/>
    </w:rPr>
  </w:style>
  <w:style w:type="character" w:customStyle="1" w:styleId="ab">
    <w:name w:val="尾注文本 字符"/>
    <w:link w:val="aa"/>
    <w:uiPriority w:val="99"/>
    <w:semiHidden/>
    <w:rPr>
      <w:rFonts w:ascii="Times New Roman" w:eastAsia="宋体" w:hAnsi="Times New Roman" w:cs="Times New Roman"/>
      <w:szCs w:val="24"/>
    </w:rPr>
  </w:style>
  <w:style w:type="character" w:customStyle="1" w:styleId="ad">
    <w:name w:val="批注框文本 字符"/>
    <w:link w:val="ac"/>
    <w:uiPriority w:val="99"/>
    <w:semiHidden/>
    <w:rPr>
      <w:rFonts w:ascii="Times New Roman" w:hAnsi="Times New Roman"/>
      <w:kern w:val="2"/>
      <w:sz w:val="18"/>
      <w:szCs w:val="18"/>
    </w:rPr>
  </w:style>
  <w:style w:type="character" w:customStyle="1" w:styleId="af">
    <w:name w:val="页脚 字符"/>
    <w:link w:val="ae"/>
    <w:uiPriority w:val="99"/>
    <w:rPr>
      <w:sz w:val="18"/>
      <w:szCs w:val="18"/>
    </w:rPr>
  </w:style>
  <w:style w:type="character" w:customStyle="1" w:styleId="af1">
    <w:name w:val="页眉 字符"/>
    <w:link w:val="af0"/>
    <w:uiPriority w:val="99"/>
    <w:rPr>
      <w:sz w:val="18"/>
      <w:szCs w:val="18"/>
    </w:rPr>
  </w:style>
  <w:style w:type="character" w:customStyle="1" w:styleId="af4">
    <w:name w:val="批注主题 字符"/>
    <w:link w:val="af3"/>
    <w:uiPriority w:val="99"/>
    <w:semiHidden/>
    <w:rPr>
      <w:rFonts w:ascii="Times New Roman" w:hAnsi="Times New Roman"/>
      <w:b/>
      <w:bCs/>
      <w:kern w:val="2"/>
      <w:sz w:val="21"/>
      <w:szCs w:val="24"/>
    </w:rPr>
  </w:style>
  <w:style w:type="paragraph" w:styleId="afc">
    <w:name w:val="List Paragraph"/>
    <w:basedOn w:val="a"/>
    <w:uiPriority w:val="34"/>
    <w:qFormat/>
    <w:pPr>
      <w:ind w:firstLineChars="200" w:firstLine="420"/>
    </w:pPr>
  </w:style>
  <w:style w:type="character" w:styleId="afd">
    <w:name w:val="Placeholder Text"/>
    <w:uiPriority w:val="99"/>
    <w:semiHidden/>
    <w:rPr>
      <w:color w:val="808080"/>
    </w:rPr>
  </w:style>
  <w:style w:type="paragraph" w:customStyle="1" w:styleId="TOC10">
    <w:name w:val="TOC 标题1"/>
    <w:basedOn w:val="1"/>
    <w:next w:val="a"/>
    <w:uiPriority w:val="39"/>
    <w:qFormat/>
    <w:pPr>
      <w:widowControl/>
      <w:spacing w:beforeLines="0" w:afterLines="0" w:line="259" w:lineRule="auto"/>
      <w:jc w:val="left"/>
      <w:outlineLvl w:val="9"/>
    </w:pPr>
    <w:rPr>
      <w:rFonts w:ascii="Calibri Light" w:hAnsi="Calibri Light"/>
      <w:bCs w:val="0"/>
      <w:color w:val="2E74B5"/>
      <w:kern w:val="0"/>
      <w:sz w:val="32"/>
      <w:szCs w:val="32"/>
    </w:rPr>
  </w:style>
  <w:style w:type="paragraph" w:styleId="afe">
    <w:name w:val="No Spacing"/>
    <w:uiPriority w:val="1"/>
    <w:qFormat/>
    <w:pPr>
      <w:widowControl w:val="0"/>
      <w:spacing w:before="240" w:after="240" w:line="300" w:lineRule="auto"/>
      <w:jc w:val="center"/>
    </w:pPr>
    <w:rPr>
      <w:rFonts w:ascii="Times New Roman" w:hAnsi="Times New Roman"/>
      <w:kern w:val="2"/>
      <w:sz w:val="21"/>
      <w:szCs w:val="24"/>
    </w:rPr>
  </w:style>
  <w:style w:type="paragraph" w:customStyle="1" w:styleId="11">
    <w:name w:val="修订1"/>
    <w:uiPriority w:val="99"/>
    <w:semiHidden/>
    <w:rPr>
      <w:rFonts w:ascii="Times New Roman" w:hAnsi="Times New Roman"/>
      <w:kern w:val="2"/>
      <w:sz w:val="21"/>
      <w:szCs w:val="24"/>
    </w:rPr>
  </w:style>
  <w:style w:type="paragraph" w:customStyle="1" w:styleId="aff">
    <w:name w:val="论文英文标题"/>
    <w:pPr>
      <w:jc w:val="center"/>
    </w:pPr>
    <w:rPr>
      <w:rFonts w:ascii="Times New Roman" w:hAnsi="Times New Roman"/>
      <w:sz w:val="44"/>
      <w:szCs w:val="44"/>
      <w:u w:val="single"/>
    </w:rPr>
  </w:style>
  <w:style w:type="paragraph" w:customStyle="1" w:styleId="31">
    <w:name w:val="标题3"/>
    <w:basedOn w:val="a"/>
    <w:link w:val="3Char"/>
    <w:qFormat/>
    <w:pPr>
      <w:spacing w:beforeLines="50" w:before="156" w:afterLines="50" w:after="156" w:line="300" w:lineRule="auto"/>
      <w:jc w:val="left"/>
      <w:outlineLvl w:val="2"/>
    </w:pPr>
    <w:rPr>
      <w:b/>
      <w:kern w:val="0"/>
      <w:sz w:val="24"/>
    </w:rPr>
  </w:style>
  <w:style w:type="character" w:customStyle="1" w:styleId="3Char">
    <w:name w:val="标题3 Char"/>
    <w:link w:val="31"/>
    <w:rPr>
      <w:rFonts w:ascii="Times New Roman" w:hAnsi="Times New Roman"/>
      <w:b/>
      <w:sz w:val="24"/>
      <w:szCs w:val="24"/>
    </w:rPr>
  </w:style>
  <w:style w:type="paragraph" w:styleId="aff0">
    <w:name w:val="Revision"/>
    <w:hidden/>
    <w:uiPriority w:val="99"/>
    <w:unhideWhenUsed/>
    <w:rsid w:val="001809C4"/>
    <w:rPr>
      <w:rFonts w:ascii="Times New Roman" w:hAnsi="Times New Roman"/>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3.xml"/><Relationship Id="rId26" Type="http://schemas.openxmlformats.org/officeDocument/2006/relationships/image" Target="media/image3.emf"/><Relationship Id="rId3" Type="http://schemas.openxmlformats.org/officeDocument/2006/relationships/settings" Target="settings.xml"/><Relationship Id="rId21" Type="http://schemas.openxmlformats.org/officeDocument/2006/relationships/header" Target="header6.xml"/><Relationship Id="rId34"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header" Target="header3.xml"/><Relationship Id="rId17" Type="http://schemas.openxmlformats.org/officeDocument/2006/relationships/header" Target="header4.xml"/><Relationship Id="rId25" Type="http://schemas.openxmlformats.org/officeDocument/2006/relationships/footer" Target="footer6.xml"/><Relationship Id="rId33" Type="http://schemas.openxmlformats.org/officeDocument/2006/relationships/package" Target="embeddings/Microsoft_Visio_Drawing3.vsdx"/><Relationship Id="rId2" Type="http://schemas.openxmlformats.org/officeDocument/2006/relationships/styles" Target="styles.xml"/><Relationship Id="rId16" Type="http://schemas.microsoft.com/office/2016/09/relationships/commentsIds" Target="commentsIds.xml"/><Relationship Id="rId20" Type="http://schemas.openxmlformats.org/officeDocument/2006/relationships/footer" Target="footer4.xml"/><Relationship Id="rId29" Type="http://schemas.openxmlformats.org/officeDocument/2006/relationships/package" Target="embeddings/Microsoft_Visio_Drawing1.vsdx"/><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footer" Target="footer5.xml"/><Relationship Id="rId32" Type="http://schemas.openxmlformats.org/officeDocument/2006/relationships/image" Target="media/image6.emf"/><Relationship Id="rId5" Type="http://schemas.openxmlformats.org/officeDocument/2006/relationships/footnotes" Target="footnotes.xml"/><Relationship Id="rId15" Type="http://schemas.microsoft.com/office/2011/relationships/commentsExtended" Target="commentsExtended.xml"/><Relationship Id="rId23" Type="http://schemas.openxmlformats.org/officeDocument/2006/relationships/header" Target="header8.xml"/><Relationship Id="rId28" Type="http://schemas.openxmlformats.org/officeDocument/2006/relationships/image" Target="media/image4.emf"/><Relationship Id="rId10" Type="http://schemas.openxmlformats.org/officeDocument/2006/relationships/header" Target="header2.xml"/><Relationship Id="rId19" Type="http://schemas.openxmlformats.org/officeDocument/2006/relationships/header" Target="header5.xml"/><Relationship Id="rId31" Type="http://schemas.openxmlformats.org/officeDocument/2006/relationships/package" Target="embeddings/Microsoft_Visio_Drawing2.vsdx"/><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omments" Target="comments.xml"/><Relationship Id="rId22" Type="http://schemas.openxmlformats.org/officeDocument/2006/relationships/header" Target="header7.xml"/><Relationship Id="rId27" Type="http://schemas.openxmlformats.org/officeDocument/2006/relationships/package" Target="embeddings/Microsoft_Visio_Drawing.vsdx"/><Relationship Id="rId30" Type="http://schemas.openxmlformats.org/officeDocument/2006/relationships/image" Target="media/image5.emf"/><Relationship Id="rId35" Type="http://schemas.openxmlformats.org/officeDocument/2006/relationships/theme" Target="theme/theme1.xml"/><Relationship Id="rId8"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429</TotalTime>
  <Pages>42</Pages>
  <Words>5531</Words>
  <Characters>31532</Characters>
  <Application>Microsoft Office Word</Application>
  <DocSecurity>0</DocSecurity>
  <Lines>262</Lines>
  <Paragraphs>73</Paragraphs>
  <ScaleCrop>false</ScaleCrop>
  <Company>Microsoft</Company>
  <LinksUpToDate>false</LinksUpToDate>
  <CharactersWithSpaces>36990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Eu Eric</dc:creator>
  <cp:lastModifiedBy>子强 姜</cp:lastModifiedBy>
  <cp:revision>44</cp:revision>
  <cp:lastPrinted>2017-06-04T03:11:00Z</cp:lastPrinted>
  <dcterms:created xsi:type="dcterms:W3CDTF">2026-04-29T13:10:00Z</dcterms:created>
  <dcterms:modified xsi:type="dcterms:W3CDTF">2026-05-12T13:22:00Z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7E4F35D7F3444633A706BF52B132D629</vt:lpwstr>
  </property>
  <property fmtid="{D5CDD505-2E9C-101B-9397-08002B2CF9AE}" pid="4" name="KSOTemplateDocerSaveRecord">
    <vt:lpwstr>eyJoZGlkIjoiZTA4NmU3NmE4MzU5ZTFkOGJhYjVmMDQxYjA2ZDllYzEiLCJ1c2VySWQiOiIxNTU2MjcyODI0In0=</vt:lpwstr>
  </property>
</Properties>
</file>